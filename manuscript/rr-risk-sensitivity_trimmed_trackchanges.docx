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E344" w14:textId="77777777" w:rsidR="00167C5D" w:rsidRDefault="00000000">
      <w:pPr>
        <w:pStyle w:val="Title"/>
      </w:pPr>
      <w:r>
        <w:t>Incentives for Registered Reports from a risk-sensitivity perspective</w:t>
      </w:r>
    </w:p>
    <w:p w14:paraId="05CA5E68" w14:textId="77777777" w:rsidR="00167C5D" w:rsidRDefault="00000000">
      <w:pPr>
        <w:pStyle w:val="Author"/>
        <w:rPr>
          <w:ins w:id="0" w:author="Author" w:date="2026-03-30T07:53:00Z" w16du:dateUtc="2026-03-30T05:53:00Z"/>
        </w:rPr>
      </w:pPr>
      <w:ins w:id="1" w:author="Author" w:date="2026-03-30T07:53:00Z" w16du:dateUtc="2026-03-30T05:53:00Z">
        <w:r>
          <w:t>Anne M. Scheel</w:t>
        </w:r>
        <w:r>
          <w:rPr>
            <w:vertAlign w:val="superscript"/>
          </w:rPr>
          <w:t>1</w:t>
        </w:r>
        <w:r>
          <w:t>, Leo Tiokhin</w:t>
        </w:r>
        <w:r>
          <w:rPr>
            <w:vertAlign w:val="superscript"/>
          </w:rPr>
          <w:t>2</w:t>
        </w:r>
        <w:r>
          <w:t>, &amp; Daniël Lakens</w:t>
        </w:r>
        <w:r>
          <w:rPr>
            <w:vertAlign w:val="superscript"/>
          </w:rPr>
          <w:t>3</w:t>
        </w:r>
      </w:ins>
    </w:p>
    <w:p w14:paraId="3F945FD2" w14:textId="77777777" w:rsidR="00167C5D" w:rsidRDefault="00000000">
      <w:pPr>
        <w:pStyle w:val="Author"/>
        <w:rPr>
          <w:ins w:id="2" w:author="Author" w:date="2026-03-30T07:53:00Z" w16du:dateUtc="2026-03-30T05:53:00Z"/>
        </w:rPr>
      </w:pPr>
      <w:ins w:id="3" w:author="Author" w:date="2026-03-30T07:53:00Z" w16du:dateUtc="2026-03-30T05:53:00Z">
        <w:r>
          <w:rPr>
            <w:vertAlign w:val="superscript"/>
          </w:rPr>
          <w:t>1</w:t>
        </w:r>
        <w:r>
          <w:t xml:space="preserve"> Utrecht University</w:t>
        </w:r>
      </w:ins>
    </w:p>
    <w:p w14:paraId="3A2CE34A" w14:textId="77777777" w:rsidR="00167C5D" w:rsidRDefault="00000000">
      <w:pPr>
        <w:pStyle w:val="Author"/>
        <w:rPr>
          <w:ins w:id="4" w:author="Author" w:date="2026-03-30T07:53:00Z" w16du:dateUtc="2026-03-30T05:53:00Z"/>
        </w:rPr>
      </w:pPr>
      <w:ins w:id="5" w:author="Author" w:date="2026-03-30T07:53:00Z" w16du:dateUtc="2026-03-30T05:53:00Z">
        <w:r>
          <w:rPr>
            <w:vertAlign w:val="superscript"/>
          </w:rPr>
          <w:t>2</w:t>
        </w:r>
        <w:r>
          <w:t xml:space="preserve"> Deciding Better</w:t>
        </w:r>
      </w:ins>
    </w:p>
    <w:p w14:paraId="67186C37" w14:textId="77777777" w:rsidR="00167C5D" w:rsidRDefault="00000000">
      <w:pPr>
        <w:pStyle w:val="Author"/>
        <w:rPr>
          <w:ins w:id="6" w:author="Author" w:date="2026-03-30T07:53:00Z" w16du:dateUtc="2026-03-30T05:53:00Z"/>
        </w:rPr>
      </w:pPr>
      <w:ins w:id="7" w:author="Author" w:date="2026-03-30T07:53:00Z" w16du:dateUtc="2026-03-30T05:53:00Z">
        <w:r>
          <w:rPr>
            <w:vertAlign w:val="superscript"/>
          </w:rPr>
          <w:t>3</w:t>
        </w:r>
        <w:r>
          <w:t xml:space="preserve"> Eindhoven University of Technology</w:t>
        </w:r>
      </w:ins>
    </w:p>
    <w:p w14:paraId="2EFC6E1F" w14:textId="77777777" w:rsidR="00167C5D" w:rsidRDefault="00000000">
      <w:pPr>
        <w:pStyle w:val="BodyText"/>
        <w:rPr>
          <w:ins w:id="8" w:author="Author" w:date="2026-03-30T07:53:00Z" w16du:dateUtc="2026-03-30T05:53:00Z"/>
        </w:rPr>
      </w:pPr>
      <w:ins w:id="9" w:author="Author" w:date="2026-03-30T07:53:00Z" w16du:dateUtc="2026-03-30T05:53:00Z">
        <w:r>
          <w:t>                                                                                                                                                    </w:t>
        </w:r>
      </w:ins>
    </w:p>
    <w:p w14:paraId="25196392" w14:textId="77777777" w:rsidR="00167C5D" w:rsidRDefault="00000000">
      <w:pPr>
        <w:pStyle w:val="BodyText"/>
        <w:rPr>
          <w:ins w:id="10" w:author="Author" w:date="2026-03-30T07:53:00Z" w16du:dateUtc="2026-03-30T05:53:00Z"/>
        </w:rPr>
      </w:pPr>
      <w:ins w:id="11" w:author="Author" w:date="2026-03-30T07:53:00Z" w16du:dateUtc="2026-03-30T05:53:00Z">
        <w:r>
          <w:t> </w:t>
        </w:r>
      </w:ins>
    </w:p>
    <w:p w14:paraId="5A0D9661" w14:textId="77777777" w:rsidR="00167C5D" w:rsidRDefault="00000000">
      <w:pPr>
        <w:pStyle w:val="authornote-title"/>
        <w:framePr w:wrap="notBeside"/>
        <w:rPr>
          <w:ins w:id="12" w:author="Author" w:date="2026-03-30T07:53:00Z" w16du:dateUtc="2026-03-30T05:53:00Z"/>
        </w:rPr>
      </w:pPr>
      <w:ins w:id="13" w:author="Author" w:date="2026-03-30T07:53:00Z" w16du:dateUtc="2026-03-30T05:53:00Z">
        <w:r>
          <w:t>Author note</w:t>
        </w:r>
      </w:ins>
    </w:p>
    <w:p w14:paraId="564EE5DF" w14:textId="77777777" w:rsidR="00167C5D" w:rsidRDefault="00000000">
      <w:pPr>
        <w:pStyle w:val="authornote"/>
        <w:framePr w:wrap="notBeside"/>
        <w:rPr>
          <w:ins w:id="14" w:author="Author" w:date="2026-03-30T07:53:00Z" w16du:dateUtc="2026-03-30T05:53:00Z"/>
        </w:rPr>
      </w:pPr>
      <w:ins w:id="15" w:author="Author" w:date="2026-03-30T07:53:00Z" w16du:dateUtc="2026-03-30T05:53:00Z">
        <w:r>
          <w:t xml:space="preserve">Correspondence concerning this article should be addressed to Anne M. Scheel, Padualaan 14, 3584 CH Utrecht, The Netherlands. E-mail: </w:t>
        </w:r>
        <w:r>
          <w:fldChar w:fldCharType="begin"/>
        </w:r>
        <w:r>
          <w:instrText>HYPERLINK "mailto:a.m.scheel@uu.nl" \h</w:instrText>
        </w:r>
        <w:r>
          <w:fldChar w:fldCharType="separate"/>
        </w:r>
        <w:r>
          <w:rPr>
            <w:rStyle w:val="Hyperlink"/>
          </w:rPr>
          <w:t>a.m.scheel@uu.nl</w:t>
        </w:r>
        <w:r>
          <w:fldChar w:fldCharType="end"/>
        </w:r>
      </w:ins>
    </w:p>
    <w:p w14:paraId="2BD585AA" w14:textId="77777777" w:rsidR="00167C5D" w:rsidRDefault="00000000">
      <w:pPr>
        <w:pStyle w:val="h1-pagebreak"/>
        <w:rPr>
          <w:ins w:id="16" w:author="Author" w:date="2026-03-30T07:53:00Z" w16du:dateUtc="2026-03-30T05:53:00Z"/>
        </w:rPr>
      </w:pPr>
      <w:ins w:id="17" w:author="Author" w:date="2026-03-30T07:53:00Z" w16du:dateUtc="2026-03-30T05:53:00Z">
        <w:r>
          <w:lastRenderedPageBreak/>
          <w:t>Abstract</w:t>
        </w:r>
      </w:ins>
    </w:p>
    <w:p w14:paraId="39758295" w14:textId="77777777" w:rsidR="00167C5D" w:rsidRDefault="00000000">
      <w:pPr>
        <w:pStyle w:val="BodyText"/>
        <w:rPr>
          <w:ins w:id="18" w:author="Author" w:date="2026-03-30T07:53:00Z" w16du:dateUtc="2026-03-30T05:53:00Z"/>
        </w:rPr>
      </w:pPr>
      <w:ins w:id="19" w:author="Author" w:date="2026-03-30T07:53:00Z" w16du:dateUtc="2026-03-30T05:53:00Z">
        <w:r>
          <w:t>Registered Reports are a publication format designed to reduce publication bias by guaranteeing publication before results are known. This guarantee is thought to be attractive for researchers in the prevailing ‘publish or perish’ culture. But would researchers always prefer such a low-risk option? That standard publications depend partly on study results can also be an advantage for authors, for example when strong results lead to publication in a prestigious journal. Given this trade-off, the choice between formats represents decision making under risk, and researchers may not always prefer risk-averse choices. To better understand when Registered Reports may or may not be the popular choice, we draw on risk-sensitivity theory from behavioural ecology and develop an agent-based model that explores how four factors of academic careers shape publication strategies: whether additional publications yield diminishing or increasing career returns, empirical pace (the number of studies completed before career evaluation), absolute publication targets (e.g., for a PhD or tenure), and competition for positions or funding. We find that many realistic configurations lead researchers to avoid Registered Reports even when they are nearly as valuable as the best possible standard publication. Intense competition and low empirical pace can make the format virtually unviable, while high empirical pace attenuates most other effects. These results can help identify research areas, career stages, and institutional conditions where Registered Reports may not take hold without additional incentives or interventions, such as increasing their weight in hiring decisions or supporting journal-independent review models.</w:t>
        </w:r>
      </w:ins>
    </w:p>
    <w:p w14:paraId="6C1F4DF7" w14:textId="77777777" w:rsidR="00167C5D" w:rsidRDefault="00000000">
      <w:pPr>
        <w:pStyle w:val="h1-pagebreak"/>
      </w:pPr>
      <w:r>
        <w:lastRenderedPageBreak/>
        <w:t>Incentives for Registered Reports from a risk-sensitivity perspective</w:t>
      </w:r>
    </w:p>
    <w:p w14:paraId="07FEF3A5" w14:textId="77777777" w:rsidR="00167C5D" w:rsidRDefault="00000000">
      <w:pPr>
        <w:pStyle w:val="BodyText"/>
      </w:pPr>
      <w:r>
        <w:t xml:space="preserve">Registered Reports are an article format designed to reduce publication bias and ‘questionable research practices’ (QRPs), which distort the published record of research findings in many scientific disciplines (Chambers, 2013; </w:t>
      </w:r>
      <w:del w:id="20" w:author="Author" w:date="2026-03-30T07:53:00Z" w16du:dateUtc="2026-03-30T05:53:00Z">
        <w:r>
          <w:delText xml:space="preserve">de Vries et al., 2018; Dickersin &amp; Min, 1993; </w:delText>
        </w:r>
      </w:del>
      <w:r>
        <w:t xml:space="preserve">Franco, Malhotra, &amp; Simonovits, 2014; Fraser, Parker, Nakagawa, Barnett, &amp; Fidler, 2018; </w:t>
      </w:r>
      <w:del w:id="21" w:author="Author" w:date="2026-03-30T07:53:00Z" w16du:dateUtc="2026-03-30T05:53:00Z">
        <w:r>
          <w:delText xml:space="preserve">Gerber, Green, &amp; Nickerson, 2001; </w:delText>
        </w:r>
      </w:del>
      <w:r>
        <w:t>Gopalakrishna et al., 2022; John, Loewenstein, &amp; Prelec, 2012</w:t>
      </w:r>
      <w:del w:id="22" w:author="Author" w:date="2026-03-30T07:53:00Z" w16du:dateUtc="2026-03-30T05:53:00Z">
        <w:r>
          <w:delText>; Kepes, Keener, McDaniel, &amp; Hartman, 2022; Stefan &amp; Schönbrodt, 2023</w:delText>
        </w:r>
      </w:del>
      <w:r>
        <w:t xml:space="preserve">). In this format, peer review takes place before data collection and the decision to publish is made before authors, reviewers, and editors know the study results. In addition to preventing editors from selectively rejecting unfavourable results (in particular negative or null results), this is thought to remove incentives for authors to hide, embellish, or misrepresent results because publication no longer depends on them </w:t>
      </w:r>
      <w:del w:id="23" w:author="Author" w:date="2026-03-30T07:53:00Z" w16du:dateUtc="2026-03-30T05:53:00Z">
        <w:r>
          <w:delText xml:space="preserve"> </w:delText>
        </w:r>
      </w:del>
      <w:r>
        <w:t>(Chambers, Dienes, McIntosh, Rotshtein, &amp; Willmes, 2015). Initial evidence from psychology and neighbouring disciplines shows that Registered Reports indeed contain much higher rates of negative results than the standard literature (Allen &amp; Mehler, 2019; O’Mahony, 2023; Scheel, Schijen, &amp; Lakens, 2021).</w:t>
      </w:r>
    </w:p>
    <w:p w14:paraId="5AD5BE9B" w14:textId="77777777" w:rsidR="00167C5D" w:rsidRDefault="00000000">
      <w:pPr>
        <w:pStyle w:val="BodyText"/>
      </w:pPr>
      <w:r>
        <w:t>Advocates of the format have argued that the pre-data publication guarantee should make Registered Reports particularly attractive to researchers (e.g., Chambers &amp; Tzavella, 2022</w:t>
      </w:r>
      <w:del w:id="24" w:author="Author" w:date="2026-03-30T07:53:00Z" w16du:dateUtc="2026-03-30T05:53:00Z">
        <w:r>
          <w:delText>). The argument is that Registered Reports reduce</w:delText>
        </w:r>
      </w:del>
      <w:ins w:id="25" w:author="Author" w:date="2026-03-30T07:53:00Z" w16du:dateUtc="2026-03-30T05:53:00Z">
        <w:r>
          <w:t>) because it reduces</w:t>
        </w:r>
      </w:ins>
      <w:r>
        <w:t xml:space="preserve"> uncertainty about whether and where a study will be published before authors have invested in conducting </w:t>
      </w:r>
      <w:del w:id="26" w:author="Author" w:date="2026-03-30T07:53:00Z" w16du:dateUtc="2026-03-30T05:53:00Z">
        <w:r>
          <w:delText xml:space="preserve">the study, and that such risk reduction is appealing </w:delText>
        </w:r>
      </w:del>
      <w:ins w:id="27" w:author="Author" w:date="2026-03-30T07:53:00Z" w16du:dateUtc="2026-03-30T05:53:00Z">
        <w:r>
          <w:t>it. This provides relative safety</w:t>
        </w:r>
      </w:ins>
      <w:r>
        <w:t xml:space="preserve"> in a research climate that involves substantial publication pressure </w:t>
      </w:r>
      <w:del w:id="28" w:author="Author" w:date="2026-03-30T07:53:00Z" w16du:dateUtc="2026-03-30T05:53:00Z">
        <w:r>
          <w:delText xml:space="preserve">in many countries and disciplines </w:delText>
        </w:r>
      </w:del>
      <w:r>
        <w:t xml:space="preserve">(Gopalakrishna et al., 2022; Miller, Taylor, &amp; Bedeian, 2011; </w:t>
      </w:r>
      <w:del w:id="29" w:author="Author" w:date="2026-03-30T07:53:00Z" w16du:dateUtc="2026-03-30T05:53:00Z">
        <w:r>
          <w:delText xml:space="preserve">Paruzel-Czachura, Baran, &amp; Spendel, 2021; </w:delText>
        </w:r>
      </w:del>
      <w:r>
        <w:t xml:space="preserve">Tijdink, </w:t>
      </w:r>
      <w:r>
        <w:lastRenderedPageBreak/>
        <w:t>Vergouwen, &amp; Smulders, 2013; van Dalen</w:t>
      </w:r>
      <w:del w:id="30" w:author="Author" w:date="2026-03-30T07:53:00Z" w16du:dateUtc="2026-03-30T05:53:00Z">
        <w:r>
          <w:delText>, 2021; van Dalen</w:delText>
        </w:r>
      </w:del>
      <w:r>
        <w:t xml:space="preserve"> &amp; Henkens, 2012</w:t>
      </w:r>
      <w:del w:id="31" w:author="Author" w:date="2026-03-30T07:53:00Z" w16du:dateUtc="2026-03-30T05:53:00Z">
        <w:r>
          <w:delText>; Waaijer, Teelken, Wouters, &amp; van der Weijden, 2018).</w:delText>
        </w:r>
      </w:del>
      <w:ins w:id="32" w:author="Author" w:date="2026-03-30T07:53:00Z" w16du:dateUtc="2026-03-30T05:53:00Z">
        <w:r>
          <w:t>).</w:t>
        </w:r>
      </w:ins>
      <w:r>
        <w:t xml:space="preserve"> However, if strategic concerns about publishability indeed influence researchers’ </w:t>
      </w:r>
      <w:ins w:id="33" w:author="Author" w:date="2026-03-30T07:53:00Z" w16du:dateUtc="2026-03-30T05:53:00Z">
        <w:r>
          <w:t xml:space="preserve">format </w:t>
        </w:r>
      </w:ins>
      <w:r>
        <w:t>choices</w:t>
      </w:r>
      <w:del w:id="34" w:author="Author" w:date="2026-03-30T07:53:00Z" w16du:dateUtc="2026-03-30T05:53:00Z">
        <w:r>
          <w:delText xml:space="preserve"> for or against Registered Reports</w:delText>
        </w:r>
      </w:del>
      <w:r>
        <w:t>, it is unlikely that they would always cause risk aversion</w:t>
      </w:r>
      <w:del w:id="35" w:author="Author" w:date="2026-03-30T07:53:00Z" w16du:dateUtc="2026-03-30T05:53:00Z">
        <w:r>
          <w:delText xml:space="preserve"> (</w:delText>
        </w:r>
      </w:del>
      <w:ins w:id="36" w:author="Author" w:date="2026-03-30T07:53:00Z" w16du:dateUtc="2026-03-30T05:53:00Z">
        <w:r>
          <w:t>.</w:t>
        </w:r>
      </w:ins>
      <w:moveFromRangeStart w:id="37" w:author="Author" w:date="2026-03-30T07:53:00Z" w:name="move225749641"/>
      <w:moveFrom w:id="38" w:author="Author" w:date="2026-03-30T07:53:00Z" w16du:dateUtc="2026-03-30T05:53:00Z">
        <w:r>
          <w:t>i.e.,</w:t>
        </w:r>
      </w:moveFrom>
      <w:moveFromRangeEnd w:id="37"/>
      <w:del w:id="39" w:author="Author" w:date="2026-03-30T07:53:00Z" w16du:dateUtc="2026-03-30T05:53:00Z">
        <w:r>
          <w:delText xml:space="preserve"> favouring Registered Reports as a low-risk option).</w:delText>
        </w:r>
      </w:del>
      <w:r>
        <w:t xml:space="preserve"> Researchers’ willingness to take risks </w:t>
      </w:r>
      <w:del w:id="40" w:author="Author" w:date="2026-03-30T07:53:00Z" w16du:dateUtc="2026-03-30T05:53:00Z">
        <w:r>
          <w:delText xml:space="preserve">regarding publication success </w:delText>
        </w:r>
      </w:del>
      <w:r>
        <w:t>may instead vary depending on factors such as available resources, time pressure, or competition</w:t>
      </w:r>
      <w:del w:id="41" w:author="Author" w:date="2026-03-30T07:53:00Z" w16du:dateUtc="2026-03-30T05:53:00Z">
        <w:r>
          <w:delText>. This could create</w:delText>
        </w:r>
      </w:del>
      <w:ins w:id="42" w:author="Author" w:date="2026-03-30T07:53:00Z" w16du:dateUtc="2026-03-30T05:53:00Z">
        <w:r>
          <w:t>, creating</w:t>
        </w:r>
      </w:ins>
      <w:r>
        <w:t xml:space="preserve"> situations in which Registered Reports remain unpopular </w:t>
      </w:r>
      <w:del w:id="43" w:author="Author" w:date="2026-03-30T07:53:00Z" w16du:dateUtc="2026-03-30T05:53:00Z">
        <w:r>
          <w:delText xml:space="preserve">and would never gain traction </w:delText>
        </w:r>
      </w:del>
      <w:r>
        <w:t xml:space="preserve">without additional incentives or interventions. And indeed, although uptake is growing exponentially (Chambers &amp; Tzavella, 2022), the market share of Registered Reports is currently still much smaller than one might expect if authors saw them as unreservedly beneficial for their careers. </w:t>
      </w:r>
      <w:del w:id="44" w:author="Author" w:date="2026-03-30T07:53:00Z" w16du:dateUtc="2026-03-30T05:53:00Z">
        <w:r>
          <w:delText xml:space="preserve"> </w:delText>
        </w:r>
      </w:del>
      <w:r>
        <w:t>Here, we examine these possibilities with an agent-based simulation, modelling authors’ choices between publication formats as decision making under risk to identify circumstances in which Registered Reports might be used highly selectively, or not at all.</w:t>
      </w:r>
    </w:p>
    <w:p w14:paraId="54FE2CF4" w14:textId="77777777" w:rsidR="00167C5D" w:rsidRDefault="00000000">
      <w:pPr>
        <w:pStyle w:val="Heading2"/>
      </w:pPr>
      <w:bookmarkStart w:id="45" w:name="Xe44d8a0c87de547e2beb22aeea49f80b38bec5c"/>
      <w:r>
        <w:t>Design and intended functions of Registered Reports</w:t>
      </w:r>
    </w:p>
    <w:p w14:paraId="360F7504" w14:textId="77777777" w:rsidR="00167C5D" w:rsidRDefault="00000000">
      <w:pPr>
        <w:pStyle w:val="FirstParagraph"/>
      </w:pPr>
      <w:r>
        <w:t xml:space="preserve">The review process of Registered Reports is split into two stages. At Stage 1, reviewers evaluate a pre-study protocol containing the research questions, hypotheses, methods, and </w:t>
      </w:r>
      <w:del w:id="46" w:author="Author" w:date="2026-03-30T07:53:00Z" w16du:dateUtc="2026-03-30T05:53:00Z">
        <w:r>
          <w:delText>planned analyses of a proposed study.</w:delText>
        </w:r>
      </w:del>
      <w:ins w:id="47" w:author="Author" w:date="2026-03-30T07:53:00Z" w16du:dateUtc="2026-03-30T05:53:00Z">
        <w:r>
          <w:t>analysis plan.</w:t>
        </w:r>
      </w:ins>
      <w:r>
        <w:t xml:space="preserve"> In case of a positive decision, the journal issues an </w:t>
      </w:r>
      <w:del w:id="48" w:author="Author" w:date="2026-03-30T07:53:00Z" w16du:dateUtc="2026-03-30T05:53:00Z">
        <w:r>
          <w:delText>`</w:delText>
        </w:r>
      </w:del>
      <w:ins w:id="49" w:author="Author" w:date="2026-03-30T07:53:00Z" w16du:dateUtc="2026-03-30T05:53:00Z">
        <w:r>
          <w:t>‘</w:t>
        </w:r>
      </w:ins>
      <w:r>
        <w:t>in-principle acceptance’ and commits to publishing the eventual report</w:t>
      </w:r>
      <w:del w:id="50" w:author="Author" w:date="2026-03-30T07:53:00Z" w16du:dateUtc="2026-03-30T05:53:00Z">
        <w:r>
          <w:delText>,</w:delText>
        </w:r>
      </w:del>
      <w:r>
        <w:t xml:space="preserve"> regardless of the </w:t>
      </w:r>
      <w:del w:id="51" w:author="Author" w:date="2026-03-30T07:53:00Z" w16du:dateUtc="2026-03-30T05:53:00Z">
        <w:r>
          <w:delText>direction of the</w:delText>
        </w:r>
      </w:del>
      <w:ins w:id="52" w:author="Author" w:date="2026-03-30T07:53:00Z" w16du:dateUtc="2026-03-30T05:53:00Z">
        <w:r>
          <w:t>eventual</w:t>
        </w:r>
      </w:ins>
      <w:r>
        <w:t xml:space="preserve"> results. Only after in-principle acceptance, authors move on to data collection and analysis</w:t>
      </w:r>
      <w:del w:id="53" w:author="Author" w:date="2026-03-30T07:53:00Z" w16du:dateUtc="2026-03-30T05:53:00Z">
        <w:r>
          <w:delText xml:space="preserve"> and eventually complete the manuscript. </w:delText>
        </w:r>
      </w:del>
      <w:ins w:id="54" w:author="Author" w:date="2026-03-30T07:53:00Z" w16du:dateUtc="2026-03-30T05:53:00Z">
        <w:r>
          <w:t>.</w:t>
        </w:r>
      </w:ins>
      <w:r>
        <w:t xml:space="preserve"> At Stage 2, the final report </w:t>
      </w:r>
      <w:del w:id="55" w:author="Author" w:date="2026-03-30T07:53:00Z" w16du:dateUtc="2026-03-30T05:53:00Z">
        <w:r>
          <w:delText xml:space="preserve">(now including the results) </w:delText>
        </w:r>
      </w:del>
      <w:r>
        <w:t>is subjected to a second round of peer review</w:t>
      </w:r>
      <w:del w:id="56" w:author="Author" w:date="2026-03-30T07:53:00Z" w16du:dateUtc="2026-03-30T05:53:00Z">
        <w:r>
          <w:delText>, but this time only</w:delText>
        </w:r>
      </w:del>
      <w:r>
        <w:t xml:space="preserve"> to </w:t>
      </w:r>
      <w:del w:id="57" w:author="Author" w:date="2026-03-30T07:53:00Z" w16du:dateUtc="2026-03-30T05:53:00Z">
        <w:r>
          <w:delText>ensure that the study was carried out as planned, that the</w:delText>
        </w:r>
      </w:del>
      <w:ins w:id="58" w:author="Author" w:date="2026-03-30T07:53:00Z" w16du:dateUtc="2026-03-30T05:53:00Z">
        <w:r>
          <w:t>verify adherence to the protocol,</w:t>
        </w:r>
      </w:ins>
      <w:r>
        <w:t xml:space="preserve"> data </w:t>
      </w:r>
      <w:del w:id="59" w:author="Author" w:date="2026-03-30T07:53:00Z" w16du:dateUtc="2026-03-30T05:53:00Z">
        <w:r>
          <w:delText xml:space="preserve">pass any pre-specified </w:delText>
        </w:r>
      </w:del>
      <w:r>
        <w:t>quality</w:t>
      </w:r>
      <w:del w:id="60" w:author="Author" w:date="2026-03-30T07:53:00Z" w16du:dateUtc="2026-03-30T05:53:00Z">
        <w:r>
          <w:delText xml:space="preserve"> checks</w:delText>
        </w:r>
      </w:del>
      <w:r>
        <w:t xml:space="preserve">, and </w:t>
      </w:r>
      <w:del w:id="61" w:author="Author" w:date="2026-03-30T07:53:00Z" w16du:dateUtc="2026-03-30T05:53:00Z">
        <w:r>
          <w:delText>that authors’</w:delText>
        </w:r>
      </w:del>
      <w:ins w:id="62" w:author="Author" w:date="2026-03-30T07:53:00Z" w16du:dateUtc="2026-03-30T05:53:00Z">
        <w:r>
          <w:t>whether</w:t>
        </w:r>
      </w:ins>
      <w:r>
        <w:t xml:space="preserve"> conclusions are justified by the </w:t>
      </w:r>
      <w:r>
        <w:lastRenderedPageBreak/>
        <w:t xml:space="preserve">evidence. Manuscripts can still be rejected at Stage 2, but only for substantial violations of the </w:t>
      </w:r>
      <w:del w:id="63" w:author="Author" w:date="2026-03-30T07:53:00Z" w16du:dateUtc="2026-03-30T05:53:00Z">
        <w:r>
          <w:delText xml:space="preserve">Stage-1 </w:delText>
        </w:r>
      </w:del>
      <w:r>
        <w:t xml:space="preserve">protocol or </w:t>
      </w:r>
      <w:del w:id="64" w:author="Author" w:date="2026-03-30T07:53:00Z" w16du:dateUtc="2026-03-30T05:53:00Z">
        <w:r>
          <w:delText xml:space="preserve">data that are uninterpretable or </w:delText>
        </w:r>
      </w:del>
      <w:r>
        <w:t xml:space="preserve">uninformative </w:t>
      </w:r>
      <w:ins w:id="65" w:author="Author" w:date="2026-03-30T07:53:00Z" w16du:dateUtc="2026-03-30T05:53:00Z">
        <w:r>
          <w:t xml:space="preserve">data </w:t>
        </w:r>
      </w:ins>
      <w:r>
        <w:t xml:space="preserve">(e.g., caused by equipment failure), not for the direction or </w:t>
      </w:r>
      <w:del w:id="66" w:author="Author" w:date="2026-03-30T07:53:00Z" w16du:dateUtc="2026-03-30T05:53:00Z">
        <w:r>
          <w:delText xml:space="preserve">statistical </w:delText>
        </w:r>
      </w:del>
      <w:r>
        <w:t>significance of</w:t>
      </w:r>
      <w:del w:id="67" w:author="Author" w:date="2026-03-30T07:53:00Z" w16du:dateUtc="2026-03-30T05:53:00Z">
        <w:r>
          <w:delText xml:space="preserve"> the</w:delText>
        </w:r>
      </w:del>
      <w:r>
        <w:t xml:space="preserve"> results.</w:t>
      </w:r>
    </w:p>
    <w:p w14:paraId="0A08F545" w14:textId="77777777" w:rsidR="00167C5D" w:rsidRDefault="00000000">
      <w:pPr>
        <w:pStyle w:val="BodyText"/>
      </w:pPr>
      <w:r>
        <w:t xml:space="preserve">Through this process, Registered Reports address publication bias as well as so-called </w:t>
      </w:r>
      <w:del w:id="68" w:author="Author" w:date="2026-03-30T07:53:00Z" w16du:dateUtc="2026-03-30T05:53:00Z">
        <w:r>
          <w:delText>`</w:delText>
        </w:r>
      </w:del>
      <w:ins w:id="69" w:author="Author" w:date="2026-03-30T07:53:00Z" w16du:dateUtc="2026-03-30T05:53:00Z">
        <w:r>
          <w:t>‘</w:t>
        </w:r>
      </w:ins>
      <w:r>
        <w:t>questionable research practices’ (QRPs</w:t>
      </w:r>
      <w:del w:id="70" w:author="Author" w:date="2026-03-30T07:53:00Z" w16du:dateUtc="2026-03-30T05:53:00Z">
        <w:r>
          <w:delText>). These two problems are considered important contributors</w:delText>
        </w:r>
      </w:del>
      <w:ins w:id="71" w:author="Author" w:date="2026-03-30T07:53:00Z" w16du:dateUtc="2026-03-30T05:53:00Z">
        <w:r>
          <w:t>), both of which skew scientific evidence and contribute</w:t>
        </w:r>
      </w:ins>
      <w:r>
        <w:t xml:space="preserve"> to </w:t>
      </w:r>
      <w:del w:id="72" w:author="Author" w:date="2026-03-30T07:53:00Z" w16du:dateUtc="2026-03-30T05:53:00Z">
        <w:r>
          <w:delText>psychology’s replication crisis (</w:delText>
        </w:r>
      </w:del>
      <w:ins w:id="73" w:author="Author" w:date="2026-03-30T07:53:00Z" w16du:dateUtc="2026-03-30T05:53:00Z">
        <w:r>
          <w:t xml:space="preserve">poor replicability and research waste (Chalmers &amp; Glasziou, 2009; </w:t>
        </w:r>
      </w:ins>
      <w:r>
        <w:t>Ferguson &amp; Heene, 2012; Wagenmakers, Wetzels, Borsboom, van der Maas, &amp; Kievit, 2012</w:t>
      </w:r>
      <w:del w:id="74" w:author="Author" w:date="2026-03-30T07:53:00Z" w16du:dateUtc="2026-03-30T05:53:00Z">
        <w:r>
          <w:delText>) and to research waste in the biomedical sciences (Chalmers &amp; Glasziou, 2009) because they skew the available evidence for scientific claims, causing overconfidence and inflated rates of false-positive inferences.</w:delText>
        </w:r>
      </w:del>
      <w:ins w:id="75" w:author="Author" w:date="2026-03-30T07:53:00Z" w16du:dateUtc="2026-03-30T05:53:00Z">
        <w:r>
          <w:t>).</w:t>
        </w:r>
      </w:ins>
      <w:r>
        <w:t xml:space="preserve"> Publication bias can result from editors and reviewers disproportionately rejecting submissions with negative results (‘reviewer bias,’ Atkinson, Furlong, &amp; Wampold, 1982; </w:t>
      </w:r>
      <w:del w:id="76" w:author="Author" w:date="2026-03-30T07:53:00Z" w16du:dateUtc="2026-03-30T05:53:00Z">
        <w:r>
          <w:delText xml:space="preserve">Greenwald, 1975; </w:delText>
        </w:r>
      </w:del>
      <w:r>
        <w:t xml:space="preserve">Mahoney, 1977) or from researchers failing to submit negative results for publication (‘file-drawering,’ Ensinck &amp; Lakens, 2023; Franco et al., 2014; Rosenthal, 1979). </w:t>
      </w:r>
      <w:del w:id="77" w:author="Author" w:date="2026-03-30T07:53:00Z" w16du:dateUtc="2026-03-30T05:53:00Z">
        <w:r>
          <w:delText xml:space="preserve">In </w:delText>
        </w:r>
      </w:del>
      <w:r>
        <w:t xml:space="preserve">Registered </w:t>
      </w:r>
      <w:del w:id="78" w:author="Author" w:date="2026-03-30T07:53:00Z" w16du:dateUtc="2026-03-30T05:53:00Z">
        <w:r>
          <w:delText xml:space="preserve">Reports, the </w:delText>
        </w:r>
      </w:del>
      <w:ins w:id="79" w:author="Author" w:date="2026-03-30T07:53:00Z" w16du:dateUtc="2026-03-30T05:53:00Z">
        <w:r>
          <w:t>Reports’</w:t>
        </w:r>
      </w:ins>
      <w:r>
        <w:t xml:space="preserve"> in-principle acceptance issued at Stage 1 addresses both </w:t>
      </w:r>
      <w:del w:id="80" w:author="Author" w:date="2026-03-30T07:53:00Z" w16du:dateUtc="2026-03-30T05:53:00Z">
        <w:r>
          <w:delText xml:space="preserve">of these </w:delText>
        </w:r>
      </w:del>
      <w:r>
        <w:t xml:space="preserve">issues: Editors and reviewers cannot reject the Stage-2 report based on the </w:t>
      </w:r>
      <w:del w:id="81" w:author="Author" w:date="2026-03-30T07:53:00Z" w16du:dateUtc="2026-03-30T05:53:00Z">
        <w:r>
          <w:delText xml:space="preserve">direction of the </w:delText>
        </w:r>
      </w:del>
      <w:r>
        <w:t xml:space="preserve">results, which also reduces the incentives for authors to file-drawer </w:t>
      </w:r>
      <w:del w:id="82" w:author="Author" w:date="2026-03-30T07:53:00Z" w16du:dateUtc="2026-03-30T05:53:00Z">
        <w:r>
          <w:delText xml:space="preserve">the study in case of </w:delText>
        </w:r>
      </w:del>
      <w:r>
        <w:t xml:space="preserve">negative </w:t>
      </w:r>
      <w:del w:id="83" w:author="Author" w:date="2026-03-30T07:53:00Z" w16du:dateUtc="2026-03-30T05:53:00Z">
        <w:r>
          <w:delText xml:space="preserve">results.  </w:delText>
        </w:r>
      </w:del>
      <w:ins w:id="84" w:author="Author" w:date="2026-03-30T07:53:00Z" w16du:dateUtc="2026-03-30T05:53:00Z">
        <w:r>
          <w:t>outcomes.</w:t>
        </w:r>
      </w:ins>
      <w:r>
        <w:t xml:space="preserve"> QRPs are practices that exploit undisclosed flexibility in data collection and analysis, </w:t>
      </w:r>
      <w:del w:id="85" w:author="Author" w:date="2026-03-30T07:53:00Z" w16du:dateUtc="2026-03-30T05:53:00Z">
        <w:r>
          <w:delText>for example when analysing different justifiable combinations of variables, subsamples, and decision criteria, and only</w:delText>
        </w:r>
      </w:del>
      <w:ins w:id="86" w:author="Author" w:date="2026-03-30T07:53:00Z" w16du:dateUtc="2026-03-30T05:53:00Z">
        <w:r>
          <w:t>such as selective</w:t>
        </w:r>
      </w:ins>
      <w:r>
        <w:t xml:space="preserve"> reporting </w:t>
      </w:r>
      <w:del w:id="87" w:author="Author" w:date="2026-03-30T07:53:00Z" w16du:dateUtc="2026-03-30T05:53:00Z">
        <w:r>
          <w:delText xml:space="preserve">the ones with </w:delText>
        </w:r>
      </w:del>
      <w:ins w:id="88" w:author="Author" w:date="2026-03-30T07:53:00Z" w16du:dateUtc="2026-03-30T05:53:00Z">
        <w:r>
          <w:t xml:space="preserve">of </w:t>
        </w:r>
      </w:ins>
      <w:r>
        <w:t>favourable results</w:t>
      </w:r>
      <w:del w:id="89" w:author="Author" w:date="2026-03-30T07:53:00Z" w16du:dateUtc="2026-03-30T05:53:00Z">
        <w:r>
          <w:delText>,</w:delText>
        </w:r>
      </w:del>
      <w:r>
        <w:t xml:space="preserve"> or </w:t>
      </w:r>
      <w:del w:id="90" w:author="Author" w:date="2026-03-30T07:53:00Z" w16du:dateUtc="2026-03-30T05:53:00Z">
        <w:r>
          <w:delText xml:space="preserve">by </w:delText>
        </w:r>
      </w:del>
      <w:r>
        <w:t xml:space="preserve">presenting </w:t>
      </w:r>
      <w:r>
        <w:rPr>
          <w:i/>
          <w:iCs/>
        </w:rPr>
        <w:t>post hoc</w:t>
      </w:r>
      <w:r>
        <w:t xml:space="preserve"> inferences as </w:t>
      </w:r>
      <w:del w:id="91" w:author="Author" w:date="2026-03-30T07:53:00Z" w16du:dateUtc="2026-03-30T05:53:00Z">
        <w:r>
          <w:delText xml:space="preserve">having been </w:delText>
        </w:r>
      </w:del>
      <w:r>
        <w:t xml:space="preserve">predicted </w:t>
      </w:r>
      <w:r>
        <w:rPr>
          <w:i/>
          <w:iCs/>
        </w:rPr>
        <w:t>a priori</w:t>
      </w:r>
      <w:r>
        <w:t xml:space="preserve"> (</w:t>
      </w:r>
      <w:del w:id="92" w:author="Author" w:date="2026-03-30T07:53:00Z" w16du:dateUtc="2026-03-30T05:53:00Z">
        <w:r>
          <w:delText xml:space="preserve">Agnoli, Wicherts, Veldkamp, Albiero, &amp; Cubelli, 2017; Fiedler &amp; Schwarz, 2016; Fraser et al., 2018; </w:delText>
        </w:r>
      </w:del>
      <w:r>
        <w:t xml:space="preserve">Gopalakrishna et al., 2022; John et al., 2012; </w:t>
      </w:r>
      <w:del w:id="93" w:author="Author" w:date="2026-03-30T07:53:00Z" w16du:dateUtc="2026-03-30T05:53:00Z">
        <w:r>
          <w:delText xml:space="preserve">Kerr, 1998; </w:delText>
        </w:r>
      </w:del>
      <w:r>
        <w:t xml:space="preserve">Simmons, Nelson, &amp; Simonsohn, 2011). Registered Reports </w:t>
      </w:r>
      <w:r>
        <w:lastRenderedPageBreak/>
        <w:t>minimise the risk of QRPs via the two-stage review process, in which the Stage-1 protocol acts as a preregistration and reviewers’ task during Stage-2 review is to flag any undisclosed deviations from it.</w:t>
      </w:r>
    </w:p>
    <w:p w14:paraId="14B6113D" w14:textId="77777777" w:rsidR="00167C5D" w:rsidRDefault="00000000">
      <w:pPr>
        <w:pStyle w:val="Heading2"/>
      </w:pPr>
      <w:bookmarkStart w:id="94" w:name="efficacy-of-registered-reports"/>
      <w:bookmarkEnd w:id="45"/>
      <w:r>
        <w:t>Efficacy of Registered Reports</w:t>
      </w:r>
    </w:p>
    <w:p w14:paraId="27C01B57" w14:textId="77777777" w:rsidR="00167C5D" w:rsidRDefault="00000000">
      <w:pPr>
        <w:pStyle w:val="FirstParagraph"/>
      </w:pPr>
      <w:r>
        <w:t xml:space="preserve">Registered Reports were first launched in 2013 at the journal </w:t>
      </w:r>
      <w:r>
        <w:rPr>
          <w:i/>
          <w:iCs/>
        </w:rPr>
        <w:t>Cortex</w:t>
      </w:r>
      <w:r>
        <w:t xml:space="preserve"> (Chambers, 2013) and are now offered by over 300 journals, predominantly in the behavioural sciences and life sciences (see </w:t>
      </w:r>
      <w:hyperlink r:id="rId7">
        <w:r>
          <w:rPr>
            <w:rStyle w:val="Hyperlink"/>
          </w:rPr>
          <w:t>cos.io/rr</w:t>
        </w:r>
      </w:hyperlink>
      <w:r>
        <w:t xml:space="preserve">). Nearly 600 Registered Reports had been published by 2021, with uptake growing exponentially (Chambers &amp; Tzavella, 2022). </w:t>
      </w:r>
      <w:del w:id="95" w:author="Author" w:date="2026-03-30T07:53:00Z" w16du:dateUtc="2026-03-30T05:53:00Z">
        <w:r>
          <w:delText>In Chapter 2, we analysed the first cohort of published</w:delText>
        </w:r>
      </w:del>
      <w:ins w:id="96" w:author="Author" w:date="2026-03-30T07:53:00Z" w16du:dateUtc="2026-03-30T05:53:00Z">
        <w:r>
          <w:t>Published</w:t>
        </w:r>
      </w:ins>
      <w:r>
        <w:t xml:space="preserve"> Registered Reports </w:t>
      </w:r>
      <w:del w:id="97" w:author="Author" w:date="2026-03-30T07:53:00Z" w16du:dateUtc="2026-03-30T05:53:00Z">
        <w:r>
          <w:delText xml:space="preserve">in psychology and showed that the first hypothesis reported in these articles was supported in only </w:delText>
        </w:r>
      </w:del>
      <m:oMath>
        <m:r>
          <w:del w:id="98" w:author="Author" w:date="2026-03-30T07:53:00Z" w16du:dateUtc="2026-03-30T05:53:00Z">
            <w:rPr>
              <w:rFonts w:ascii="Cambria Math" w:hAnsi="Cambria Math"/>
            </w:rPr>
            <m:t>44</m:t>
          </w:del>
        </m:r>
        <m:r>
          <w:del w:id="99" w:author="Author" w:date="2026-03-30T07:53:00Z" w16du:dateUtc="2026-03-30T05:53:00Z">
            <m:rPr>
              <m:sty m:val="p"/>
            </m:rPr>
            <w:rPr>
              <w:rFonts w:ascii="Cambria Math" w:hAnsi="Cambria Math"/>
            </w:rPr>
            <m:t>%</m:t>
          </w:del>
        </m:r>
      </m:oMath>
      <w:del w:id="100" w:author="Author" w:date="2026-03-30T07:53:00Z" w16du:dateUtc="2026-03-30T05:53:00Z">
        <w:r>
          <w:delText xml:space="preserve"> of cases, compared to </w:delText>
        </w:r>
      </w:del>
      <m:oMath>
        <m:r>
          <w:del w:id="101" w:author="Author" w:date="2026-03-30T07:53:00Z" w16du:dateUtc="2026-03-30T05:53:00Z">
            <w:rPr>
              <w:rFonts w:ascii="Cambria Math" w:hAnsi="Cambria Math"/>
            </w:rPr>
            <m:t>96</m:t>
          </w:del>
        </m:r>
        <m:r>
          <w:del w:id="102" w:author="Author" w:date="2026-03-30T07:53:00Z" w16du:dateUtc="2026-03-30T05:53:00Z">
            <m:rPr>
              <m:sty m:val="p"/>
            </m:rPr>
            <w:rPr>
              <w:rFonts w:ascii="Cambria Math" w:hAnsi="Cambria Math"/>
            </w:rPr>
            <m:t>%</m:t>
          </w:del>
        </m:r>
      </m:oMath>
      <w:del w:id="103" w:author="Author" w:date="2026-03-30T07:53:00Z" w16du:dateUtc="2026-03-30T05:53:00Z">
        <w:r>
          <w:delText xml:space="preserve"> in a random sample of</w:delText>
        </w:r>
      </w:del>
      <w:ins w:id="104" w:author="Author" w:date="2026-03-30T07:53:00Z" w16du:dateUtc="2026-03-30T05:53:00Z">
        <w:r>
          <w:t>show markedly lower rates of positive results than</w:t>
        </w:r>
      </w:ins>
      <w:r>
        <w:t xml:space="preserve"> standard reports</w:t>
      </w:r>
      <w:del w:id="105" w:author="Author" w:date="2026-03-30T07:53:00Z" w16du:dateUtc="2026-03-30T05:53:00Z">
        <w:r>
          <w:delText xml:space="preserve"> </w:delText>
        </w:r>
      </w:del>
      <w:ins w:id="106" w:author="Author" w:date="2026-03-30T07:53:00Z" w16du:dateUtc="2026-03-30T05:53:00Z">
        <w:r>
          <w:t xml:space="preserve">: </w:t>
        </w:r>
      </w:ins>
      <m:oMath>
        <m:r>
          <w:ins w:id="107" w:author="Author" w:date="2026-03-30T07:53:00Z" w16du:dateUtc="2026-03-30T05:53:00Z">
            <w:rPr>
              <w:rFonts w:ascii="Cambria Math" w:hAnsi="Cambria Math"/>
            </w:rPr>
            <m:t>44</m:t>
          </w:ins>
        </m:r>
        <m:r>
          <w:ins w:id="108" w:author="Author" w:date="2026-03-30T07:53:00Z" w16du:dateUtc="2026-03-30T05:53:00Z">
            <m:rPr>
              <m:sty m:val="p"/>
            </m:rPr>
            <w:rPr>
              <w:rFonts w:ascii="Cambria Math" w:hAnsi="Cambria Math"/>
            </w:rPr>
            <m:t>%</m:t>
          </w:ins>
        </m:r>
      </m:oMath>
      <w:ins w:id="109" w:author="Author" w:date="2026-03-30T07:53:00Z" w16du:dateUtc="2026-03-30T05:53:00Z">
        <w:r>
          <w:t xml:space="preserve"> vs </w:t>
        </w:r>
      </w:ins>
      <m:oMath>
        <m:r>
          <w:ins w:id="110" w:author="Author" w:date="2026-03-30T07:53:00Z" w16du:dateUtc="2026-03-30T05:53:00Z">
            <w:rPr>
              <w:rFonts w:ascii="Cambria Math" w:hAnsi="Cambria Math"/>
            </w:rPr>
            <m:t>96</m:t>
          </w:ins>
        </m:r>
        <m:r>
          <w:ins w:id="111" w:author="Author" w:date="2026-03-30T07:53:00Z" w16du:dateUtc="2026-03-30T05:53:00Z">
            <m:rPr>
              <m:sty m:val="p"/>
            </m:rPr>
            <w:rPr>
              <w:rFonts w:ascii="Cambria Math" w:hAnsi="Cambria Math"/>
            </w:rPr>
            <m:t>%</m:t>
          </w:ins>
        </m:r>
      </m:oMath>
      <w:ins w:id="112" w:author="Author" w:date="2026-03-30T07:53:00Z" w16du:dateUtc="2026-03-30T05:53:00Z">
        <w:r>
          <w:t xml:space="preserve"> in psychology </w:t>
        </w:r>
      </w:ins>
      <w:r>
        <w:t>(Scheel et al., 2021</w:t>
      </w:r>
      <w:del w:id="113" w:author="Author" w:date="2026-03-30T07:53:00Z" w16du:dateUtc="2026-03-30T05:53:00Z">
        <w:r>
          <w:delText>). Similarly low proportions of positive results were found in partially overlapping samples of Registered Reports</w:delText>
        </w:r>
      </w:del>
      <w:ins w:id="114" w:author="Author" w:date="2026-03-30T07:53:00Z" w16du:dateUtc="2026-03-30T05:53:00Z">
        <w:r>
          <w:t xml:space="preserve">), </w:t>
        </w:r>
      </w:ins>
      <m:oMath>
        <m:r>
          <w:ins w:id="115" w:author="Author" w:date="2026-03-30T07:53:00Z" w16du:dateUtc="2026-03-30T05:53:00Z">
            <w:rPr>
              <w:rFonts w:ascii="Cambria Math" w:hAnsi="Cambria Math"/>
            </w:rPr>
            <m:t>39.5</m:t>
          </w:ins>
        </m:r>
        <m:r>
          <w:ins w:id="116" w:author="Author" w:date="2026-03-30T07:53:00Z" w16du:dateUtc="2026-03-30T05:53:00Z">
            <m:rPr>
              <m:sty m:val="p"/>
            </m:rPr>
            <w:rPr>
              <w:rFonts w:ascii="Cambria Math" w:hAnsi="Cambria Math"/>
            </w:rPr>
            <m:t>%</m:t>
          </w:ins>
        </m:r>
      </m:oMath>
      <w:r>
        <w:t xml:space="preserve"> in psychology and neuroscience (</w:t>
      </w:r>
      <m:oMath>
        <m:r>
          <w:del w:id="117" w:author="Author" w:date="2026-03-30T07:53:00Z" w16du:dateUtc="2026-03-30T05:53:00Z">
            <w:rPr>
              <w:rFonts w:ascii="Cambria Math" w:hAnsi="Cambria Math"/>
            </w:rPr>
            <m:t>39.5</m:t>
          </w:del>
        </m:r>
        <m:r>
          <w:del w:id="118" w:author="Author" w:date="2026-03-30T07:53:00Z" w16du:dateUtc="2026-03-30T05:53:00Z">
            <m:rPr>
              <m:sty m:val="p"/>
            </m:rPr>
            <w:rPr>
              <w:rFonts w:ascii="Cambria Math" w:hAnsi="Cambria Math"/>
            </w:rPr>
            <m:t>%</m:t>
          </w:del>
        </m:r>
      </m:oMath>
      <w:del w:id="119" w:author="Author" w:date="2026-03-30T07:53:00Z" w16du:dateUtc="2026-03-30T05:53:00Z">
        <w:r>
          <w:delText xml:space="preserve">, </w:delText>
        </w:r>
      </w:del>
      <w:r>
        <w:t>Allen &amp; Mehler, 2019</w:t>
      </w:r>
      <w:del w:id="120" w:author="Author" w:date="2026-03-30T07:53:00Z" w16du:dateUtc="2026-03-30T05:53:00Z">
        <w:r>
          <w:delText>) and in psychology, neuroscience, health, and education (</w:delText>
        </w:r>
      </w:del>
      <w:ins w:id="121" w:author="Author" w:date="2026-03-30T07:53:00Z" w16du:dateUtc="2026-03-30T05:53:00Z">
        <w:r>
          <w:t xml:space="preserve">), and </w:t>
        </w:r>
      </w:ins>
      <m:oMath>
        <m:r>
          <w:rPr>
            <w:rFonts w:ascii="Cambria Math" w:hAnsi="Cambria Math"/>
          </w:rPr>
          <m:t>50.1</m:t>
        </m:r>
        <m:r>
          <w:del w:id="122" w:author="Author" w:date="2026-03-30T07:53:00Z" w16du:dateUtc="2026-03-30T05:53:00Z">
            <m:rPr>
              <m:sty m:val="p"/>
            </m:rPr>
            <w:rPr>
              <w:rFonts w:ascii="Cambria Math" w:hAnsi="Cambria Math"/>
            </w:rPr>
            <m:t>%</m:t>
          </w:del>
        </m:r>
      </m:oMath>
      <w:del w:id="123" w:author="Author" w:date="2026-03-30T07:53:00Z" w16du:dateUtc="2026-03-30T05:53:00Z">
        <w:r>
          <w:delText xml:space="preserve">, </w:delText>
        </w:r>
      </w:del>
      <m:oMath>
        <m:r>
          <w:ins w:id="124" w:author="Author" w:date="2026-03-30T07:53:00Z" w16du:dateUtc="2026-03-30T05:53:00Z">
            <m:rPr>
              <m:sty m:val="p"/>
            </m:rPr>
            <w:rPr>
              <w:rFonts w:ascii="Cambria Math" w:hAnsi="Cambria Math"/>
            </w:rPr>
            <m:t>%</m:t>
          </w:ins>
        </m:r>
      </m:oMath>
      <w:ins w:id="125" w:author="Author" w:date="2026-03-30T07:53:00Z" w16du:dateUtc="2026-03-30T05:53:00Z">
        <w:r>
          <w:t xml:space="preserve"> across several disciplines (</w:t>
        </w:r>
      </w:ins>
      <w:r>
        <w:t xml:space="preserve">O’Mahony, 2023). These findings suggest that Registered Reports </w:t>
      </w:r>
      <w:del w:id="126" w:author="Author" w:date="2026-03-30T07:53:00Z" w16du:dateUtc="2026-03-30T05:53:00Z">
        <w:r>
          <w:delText xml:space="preserve">indeed </w:delText>
        </w:r>
      </w:del>
      <w:r>
        <w:t xml:space="preserve">reduce </w:t>
      </w:r>
      <w:ins w:id="127" w:author="Author" w:date="2026-03-30T07:53:00Z" w16du:dateUtc="2026-03-30T05:53:00Z">
        <w:r>
          <w:t xml:space="preserve">the </w:t>
        </w:r>
      </w:ins>
      <w:r>
        <w:t xml:space="preserve">biases that inflate </w:t>
      </w:r>
      <w:del w:id="128" w:author="Author" w:date="2026-03-30T07:53:00Z" w16du:dateUtc="2026-03-30T05:53:00Z">
        <w:r>
          <w:delText xml:space="preserve">the rate of </w:delText>
        </w:r>
      </w:del>
      <w:r>
        <w:t xml:space="preserve">positive </w:t>
      </w:r>
      <w:del w:id="129" w:author="Author" w:date="2026-03-30T07:53:00Z" w16du:dateUtc="2026-03-30T05:53:00Z">
        <w:r>
          <w:delText>results</w:delText>
        </w:r>
      </w:del>
      <w:ins w:id="130" w:author="Author" w:date="2026-03-30T07:53:00Z" w16du:dateUtc="2026-03-30T05:53:00Z">
        <w:r>
          <w:t>result rates</w:t>
        </w:r>
      </w:ins>
      <w:r>
        <w:t xml:space="preserve"> in the standard literature. </w:t>
      </w:r>
      <w:del w:id="131" w:author="Author" w:date="2026-03-30T07:53:00Z" w16du:dateUtc="2026-03-30T05:53:00Z">
        <w:r>
          <w:delText>However, the</w:delText>
        </w:r>
      </w:del>
      <w:ins w:id="132" w:author="Author" w:date="2026-03-30T07:53:00Z" w16du:dateUtc="2026-03-30T05:53:00Z">
        <w:r>
          <w:t>The</w:t>
        </w:r>
      </w:ins>
      <w:r>
        <w:t xml:space="preserve"> existing </w:t>
      </w:r>
      <w:del w:id="133" w:author="Author" w:date="2026-03-30T07:53:00Z" w16du:dateUtc="2026-03-30T05:53:00Z">
        <w:r>
          <w:delText>estimates are based only on</w:delText>
        </w:r>
      </w:del>
      <w:ins w:id="134" w:author="Author" w:date="2026-03-30T07:53:00Z" w16du:dateUtc="2026-03-30T05:53:00Z">
        <w:r>
          <w:t>evidence is</w:t>
        </w:r>
      </w:ins>
      <w:r>
        <w:t xml:space="preserve"> observational</w:t>
      </w:r>
      <w:del w:id="135" w:author="Author" w:date="2026-03-30T07:53:00Z" w16du:dateUtc="2026-03-30T05:53:00Z">
        <w:r>
          <w:delText xml:space="preserve"> evidence</w:delText>
        </w:r>
      </w:del>
      <w:ins w:id="136" w:author="Author" w:date="2026-03-30T07:53:00Z" w16du:dateUtc="2026-03-30T05:53:00Z">
        <w:r>
          <w:t>, however,</w:t>
        </w:r>
      </w:ins>
      <w:r>
        <w:t xml:space="preserve"> and may </w:t>
      </w:r>
      <w:del w:id="137" w:author="Author" w:date="2026-03-30T07:53:00Z" w16du:dateUtc="2026-03-30T05:53:00Z">
        <w:r>
          <w:delText xml:space="preserve">thus </w:delText>
        </w:r>
      </w:del>
      <w:r>
        <w:t xml:space="preserve">be confounded by </w:t>
      </w:r>
      <w:del w:id="138" w:author="Author" w:date="2026-03-30T07:53:00Z" w16du:dateUtc="2026-03-30T05:53:00Z">
        <w:r>
          <w:delText xml:space="preserve">other </w:delText>
        </w:r>
      </w:del>
      <w:r>
        <w:t xml:space="preserve">systematic differences between </w:t>
      </w:r>
      <w:ins w:id="139" w:author="Author" w:date="2026-03-30T07:53:00Z" w16du:dateUtc="2026-03-30T05:53:00Z">
        <w:r>
          <w:t xml:space="preserve">formats. A study comparing Registered Reports with matched controls found they have larger sample sizes and higher methodological quality (Soderberg et al., 2021), suggesting the lower positive result rate is not an artefact of lower statistical power. A more plausible confound is that researchers might selectively use </w:t>
        </w:r>
      </w:ins>
      <w:r>
        <w:t xml:space="preserve">Registered Reports </w:t>
      </w:r>
      <w:del w:id="140" w:author="Author" w:date="2026-03-30T07:53:00Z" w16du:dateUtc="2026-03-30T05:53:00Z">
        <w:r>
          <w:delText>and standard reports</w:delText>
        </w:r>
      </w:del>
      <w:ins w:id="141" w:author="Author" w:date="2026-03-30T07:53:00Z" w16du:dateUtc="2026-03-30T05:53:00Z">
        <w:r>
          <w:t xml:space="preserve">for hypotheses they </w:t>
        </w:r>
        <w:r>
          <w:lastRenderedPageBreak/>
          <w:t>expect to yield negative results, while reserving the standard route for hypotheses they are more confident will produce (publishable) positive results</w:t>
        </w:r>
      </w:ins>
      <w:r>
        <w:t>.</w:t>
      </w:r>
    </w:p>
    <w:p w14:paraId="22C2C10D" w14:textId="77777777" w:rsidR="00251F6B" w:rsidRDefault="00000000">
      <w:pPr>
        <w:pStyle w:val="BodyText"/>
        <w:rPr>
          <w:del w:id="142" w:author="Author" w:date="2026-03-30T07:53:00Z" w16du:dateUtc="2026-03-30T05:53:00Z"/>
        </w:rPr>
      </w:pPr>
      <w:del w:id="143" w:author="Author" w:date="2026-03-30T07:53:00Z" w16du:dateUtc="2026-03-30T05:53:00Z">
        <w:r>
          <w:delText>Systematic differences would act as confounders if they affected either the probability of a positive result when testing a true hypothesis (statistical power) or the base rate of true hypotheses. The first option is not supported by current evidence: A study comparing Registered Reports with matched controls found that Registered Reports have higher median sample sizes and, in blind reviews, are judged to be more rigorous in methodology and analysis and of higher overall quality (Soderberg et al., 2021). Based on this finding, the increased amount of negative results in Registered Reports is unlikely to be an artefact of lower statistical power or poorer methods. But the second option</w:delText>
        </w:r>
      </w:del>
      <m:oMath>
        <m:r>
          <w:del w:id="144" w:author="Author" w:date="2026-03-30T07:53:00Z" w16du:dateUtc="2026-03-30T05:53:00Z">
            <w:rPr>
              <w:rFonts w:ascii="Cambria Math" w:hAnsi="Cambria Math"/>
            </w:rPr>
            <m:t> </m:t>
          </w:del>
        </m:r>
      </m:oMath>
      <w:del w:id="145" w:author="Author" w:date="2026-03-30T07:53:00Z" w16du:dateUtc="2026-03-30T05:53:00Z">
        <w:r>
          <w:delText>—</w:delText>
        </w:r>
      </w:del>
      <m:oMath>
        <m:r>
          <w:del w:id="146" w:author="Author" w:date="2026-03-30T07:53:00Z" w16du:dateUtc="2026-03-30T05:53:00Z">
            <w:rPr>
              <w:rFonts w:ascii="Cambria Math" w:hAnsi="Cambria Math"/>
            </w:rPr>
            <m:t> </m:t>
          </w:del>
        </m:r>
      </m:oMath>
      <w:del w:id="147" w:author="Author" w:date="2026-03-30T07:53:00Z" w16du:dateUtc="2026-03-30T05:53:00Z">
        <w:r>
          <w:delText>a difference in the rate of true hypotheses, or the (prior) probability that the tested hypothesis is true</w:delText>
        </w:r>
      </w:del>
      <m:oMath>
        <m:r>
          <w:del w:id="148" w:author="Author" w:date="2026-03-30T07:53:00Z" w16du:dateUtc="2026-03-30T05:53:00Z">
            <w:rPr>
              <w:rFonts w:ascii="Cambria Math" w:hAnsi="Cambria Math"/>
            </w:rPr>
            <m:t> </m:t>
          </w:del>
        </m:r>
      </m:oMath>
      <w:del w:id="149" w:author="Author" w:date="2026-03-30T07:53:00Z" w16du:dateUtc="2026-03-30T05:53:00Z">
        <w:r>
          <w:delText>—</w:delText>
        </w:r>
      </w:del>
      <m:oMath>
        <m:r>
          <w:del w:id="150" w:author="Author" w:date="2026-03-30T07:53:00Z" w16du:dateUtc="2026-03-30T05:53:00Z">
            <w:rPr>
              <w:rFonts w:ascii="Cambria Math" w:hAnsi="Cambria Math"/>
            </w:rPr>
            <m:t> </m:t>
          </w:del>
        </m:r>
      </m:oMath>
      <w:del w:id="151" w:author="Author" w:date="2026-03-30T07:53:00Z" w16du:dateUtc="2026-03-30T05:53:00Z">
        <w:r>
          <w:delText>has not yet been directly studied.   The idea that Registered Reports might contain fewer true hypotheses has some plausibility: If researchers expect that negative results are difficult to publish in standard reports but pose no problem in Registered Reports, they might selectively choose the Registered Report route when studying hypotheses that they think  will yield negative results. If researchers additionally perceive the standard publication route as less costly (e.g., more habitual, more flexible, faster, requiring lower sample sizes, etc.), standard reports would plausibly remain the preferred option for hypotheses that researchers are more certain are true and will yield publishable results.</w:delText>
        </w:r>
      </w:del>
    </w:p>
    <w:p w14:paraId="2474C214" w14:textId="77777777" w:rsidR="00251F6B" w:rsidRDefault="00000000">
      <w:pPr>
        <w:pStyle w:val="BodyText"/>
        <w:rPr>
          <w:del w:id="152" w:author="Author" w:date="2026-03-30T07:53:00Z" w16du:dateUtc="2026-03-30T05:53:00Z"/>
        </w:rPr>
      </w:pPr>
      <w:del w:id="153" w:author="Author" w:date="2026-03-30T07:53:00Z" w16du:dateUtc="2026-03-30T05:53:00Z">
        <w:r>
          <w:delText>Such an effect could explain why both Scheel et al. (2021) and Allen &amp; Mehler (2019) found that replication studies in the Registered Reports literature had descriptively lower rates of positive results than original studies, although the difference was not significant in either case (</w:delText>
        </w:r>
      </w:del>
      <m:oMath>
        <m:r>
          <w:del w:id="154" w:author="Author" w:date="2026-03-30T07:53:00Z" w16du:dateUtc="2026-03-30T05:53:00Z">
            <w:rPr>
              <w:rFonts w:ascii="Cambria Math" w:hAnsi="Cambria Math"/>
            </w:rPr>
            <m:t>39</m:t>
          </w:del>
        </m:r>
        <m:r>
          <w:del w:id="155" w:author="Author" w:date="2026-03-30T07:53:00Z" w16du:dateUtc="2026-03-30T05:53:00Z">
            <m:rPr>
              <m:sty m:val="p"/>
            </m:rPr>
            <w:rPr>
              <w:rFonts w:ascii="Cambria Math" w:hAnsi="Cambria Math"/>
            </w:rPr>
            <m:t>%</m:t>
          </w:del>
        </m:r>
      </m:oMath>
      <w:del w:id="156" w:author="Author" w:date="2026-03-30T07:53:00Z" w16du:dateUtc="2026-03-30T05:53:00Z">
        <w:r>
          <w:delText xml:space="preserve"> vs </w:delText>
        </w:r>
      </w:del>
      <m:oMath>
        <m:r>
          <w:del w:id="157" w:author="Author" w:date="2026-03-30T07:53:00Z" w16du:dateUtc="2026-03-30T05:53:00Z">
            <w:rPr>
              <w:rFonts w:ascii="Cambria Math" w:hAnsi="Cambria Math"/>
            </w:rPr>
            <m:t>50</m:t>
          </w:del>
        </m:r>
        <m:r>
          <w:del w:id="158" w:author="Author" w:date="2026-03-30T07:53:00Z" w16du:dateUtc="2026-03-30T05:53:00Z">
            <m:rPr>
              <m:sty m:val="p"/>
            </m:rPr>
            <w:rPr>
              <w:rFonts w:ascii="Cambria Math" w:hAnsi="Cambria Math"/>
            </w:rPr>
            <m:t>%</m:t>
          </w:del>
        </m:r>
      </m:oMath>
      <w:del w:id="159" w:author="Author" w:date="2026-03-30T07:53:00Z" w16du:dateUtc="2026-03-30T05:53:00Z">
        <w:r>
          <w:delText xml:space="preserve"> in Scheel et al., 2021, and </w:delText>
        </w:r>
      </w:del>
      <m:oMath>
        <m:r>
          <w:del w:id="160" w:author="Author" w:date="2026-03-30T07:53:00Z" w16du:dateUtc="2026-03-30T05:53:00Z">
            <w:rPr>
              <w:rFonts w:ascii="Cambria Math" w:hAnsi="Cambria Math"/>
            </w:rPr>
            <m:t>34</m:t>
          </w:del>
        </m:r>
        <m:r>
          <w:del w:id="161" w:author="Author" w:date="2026-03-30T07:53:00Z" w16du:dateUtc="2026-03-30T05:53:00Z">
            <m:rPr>
              <m:sty m:val="p"/>
            </m:rPr>
            <w:rPr>
              <w:rFonts w:ascii="Cambria Math" w:hAnsi="Cambria Math"/>
            </w:rPr>
            <m:t>%</m:t>
          </w:del>
        </m:r>
      </m:oMath>
      <w:del w:id="162" w:author="Author" w:date="2026-03-30T07:53:00Z" w16du:dateUtc="2026-03-30T05:53:00Z">
        <w:r>
          <w:delText xml:space="preserve"> vs </w:delText>
        </w:r>
      </w:del>
      <m:oMath>
        <m:r>
          <w:del w:id="163" w:author="Author" w:date="2026-03-30T07:53:00Z" w16du:dateUtc="2026-03-30T05:53:00Z">
            <w:rPr>
              <w:rFonts w:ascii="Cambria Math" w:hAnsi="Cambria Math"/>
            </w:rPr>
            <m:t>45.5</m:t>
          </w:del>
        </m:r>
        <m:r>
          <w:del w:id="164" w:author="Author" w:date="2026-03-30T07:53:00Z" w16du:dateUtc="2026-03-30T05:53:00Z">
            <m:rPr>
              <m:sty m:val="p"/>
            </m:rPr>
            <w:rPr>
              <w:rFonts w:ascii="Cambria Math" w:hAnsi="Cambria Math"/>
            </w:rPr>
            <m:t>%</m:t>
          </w:del>
        </m:r>
      </m:oMath>
      <w:del w:id="165" w:author="Author" w:date="2026-03-30T07:53:00Z" w16du:dateUtc="2026-03-30T05:53:00Z">
        <w:r>
          <w:delText xml:space="preserve"> in Allen &amp; Mehler, 2019, though note that the studied samples partially overlap). As discussed in Chapter 2, replication attempts may </w:delText>
        </w:r>
        <w:r>
          <w:lastRenderedPageBreak/>
          <w:delText>more often than novel research be driven by the suspicion that the tested hypothesis is not true (and that the result of the original study was a false positive). It might also partially explain differences between our results and those of O’Mahony (2023), who compared Registered Reports to standard reports that were matched on based on the publishing journal, time of publication, and to a lesser extent research topic, design, and studied population.  O’Mahony finds a difference in the positive result rate of Registered Reports and standard reports half as large as the one in our study (26 vs 52 percentage points), which compared Registered Reports with a random sample of standard reports (matched only on discipline). Matching articles more closely could lead to more comparable prior probabilities of the hypotheses tested in both formats and thus account for part of this discrepancy. However, the two studies also differ in the target population and estimand (O’Mahony analysed all tested hypotheses whereas Scheel et al. focused on the first hypothesis per article), which makes the estimates difficult to compare.</w:delText>
        </w:r>
      </w:del>
    </w:p>
    <w:p w14:paraId="0FE5ABB4" w14:textId="77777777" w:rsidR="00167C5D" w:rsidRDefault="00000000">
      <w:pPr>
        <w:pStyle w:val="BodyText"/>
      </w:pPr>
      <w:r>
        <w:t>This consideration highlights the importance of understanding the costs and benefits of Registered Reports from the authors’ perspective</w:t>
      </w:r>
      <w:del w:id="166" w:author="Author" w:date="2026-03-30T07:53:00Z" w16du:dateUtc="2026-03-30T05:53:00Z">
        <w:r>
          <w:delText>.</w:delText>
        </w:r>
      </w:del>
      <w:ins w:id="167" w:author="Author" w:date="2026-03-30T07:53:00Z" w16du:dateUtc="2026-03-30T05:53:00Z">
        <w:r>
          <w:t>:</w:t>
        </w:r>
      </w:ins>
      <w:r>
        <w:t xml:space="preserve"> If current incentives cause </w:t>
      </w:r>
      <w:del w:id="168" w:author="Author" w:date="2026-03-30T07:53:00Z" w16du:dateUtc="2026-03-30T05:53:00Z">
        <w:r>
          <w:delText>Registered Reports to be used selectively in specific situations or for specific research questions</w:delText>
        </w:r>
      </w:del>
      <w:ins w:id="169" w:author="Author" w:date="2026-03-30T07:53:00Z" w16du:dateUtc="2026-03-30T05:53:00Z">
        <w:r>
          <w:t>selective use</w:t>
        </w:r>
      </w:ins>
      <w:r>
        <w:t xml:space="preserve">, meta-scientists </w:t>
      </w:r>
      <w:del w:id="170" w:author="Author" w:date="2026-03-30T07:53:00Z" w16du:dateUtc="2026-03-30T05:53:00Z">
        <w:r>
          <w:delText xml:space="preserve">studying this emerging literature </w:delText>
        </w:r>
      </w:del>
      <w:r>
        <w:t xml:space="preserve">would need to </w:t>
      </w:r>
      <w:del w:id="171" w:author="Author" w:date="2026-03-30T07:53:00Z" w16du:dateUtc="2026-03-30T05:53:00Z">
        <w:r>
          <w:delText xml:space="preserve">take </w:delText>
        </w:r>
      </w:del>
      <w:ins w:id="172" w:author="Author" w:date="2026-03-30T07:53:00Z" w16du:dateUtc="2026-03-30T05:53:00Z">
        <w:r>
          <w:t xml:space="preserve">account for this, and over time </w:t>
        </w:r>
      </w:ins>
      <w:r>
        <w:t xml:space="preserve">such </w:t>
      </w:r>
      <w:del w:id="173" w:author="Author" w:date="2026-03-30T07:53:00Z" w16du:dateUtc="2026-03-30T05:53:00Z">
        <w:r>
          <w:delText xml:space="preserve">factors into account. Selective use could also lead to a situation in which Registered Reports become associated with certain types of results (e.g., negative results), which could make </w:delText>
        </w:r>
      </w:del>
      <w:ins w:id="174" w:author="Author" w:date="2026-03-30T07:53:00Z" w16du:dateUtc="2026-03-30T05:53:00Z">
        <w:r>
          <w:t xml:space="preserve">patterns could associate </w:t>
        </w:r>
      </w:ins>
      <w:r>
        <w:t xml:space="preserve">the format </w:t>
      </w:r>
      <w:ins w:id="175" w:author="Author" w:date="2026-03-30T07:53:00Z" w16du:dateUtc="2026-03-30T05:53:00Z">
        <w:r>
          <w:t xml:space="preserve">with negative results and make it </w:t>
        </w:r>
      </w:ins>
      <w:r>
        <w:t xml:space="preserve">unattractive </w:t>
      </w:r>
      <w:del w:id="176" w:author="Author" w:date="2026-03-30T07:53:00Z" w16du:dateUtc="2026-03-30T05:53:00Z">
        <w:r>
          <w:delText>in the long run if these results are deemed less interesting or important by the research</w:delText>
        </w:r>
      </w:del>
      <w:ins w:id="177" w:author="Author" w:date="2026-03-30T07:53:00Z" w16du:dateUtc="2026-03-30T05:53:00Z">
        <w:r>
          <w:t>to the broader</w:t>
        </w:r>
      </w:ins>
      <w:r>
        <w:t xml:space="preserve"> community.</w:t>
      </w:r>
      <w:del w:id="178" w:author="Author" w:date="2026-03-30T07:53:00Z" w16du:dateUtc="2026-03-30T05:53:00Z">
        <w:r>
          <w:delText xml:space="preserve">  More generally, a better understanding of the incentives driving researchers’ publication choices can help determine where, when, and by whom Registered Reports are likely to be used or avoided. Such knowledge could then be used to identify areas in which Registered Reports may not gain </w:delText>
        </w:r>
        <w:r>
          <w:lastRenderedPageBreak/>
          <w:delText>popularity naturally and anticipate the need for further intervention (e.g., via policy) when there is a demand for unbiased results.</w:delText>
        </w:r>
      </w:del>
    </w:p>
    <w:p w14:paraId="78F8DCB9" w14:textId="77777777" w:rsidR="00167C5D" w:rsidRDefault="00000000">
      <w:pPr>
        <w:pStyle w:val="Heading2"/>
      </w:pPr>
      <w:bookmarkStart w:id="179" w:name="author-incentives-for-registered-reports"/>
      <w:bookmarkEnd w:id="94"/>
      <w:r>
        <w:t>Author incentives for Registered Reports</w:t>
      </w:r>
    </w:p>
    <w:p w14:paraId="7E389838" w14:textId="77777777" w:rsidR="00167C5D" w:rsidRDefault="00000000">
      <w:pPr>
        <w:pStyle w:val="FirstParagraph"/>
      </w:pPr>
      <w:r>
        <w:t>Registered Reports are generally thought to ‘[neutralise] bad incentives’ (Chambers, 2013, p. 609</w:t>
      </w:r>
      <w:del w:id="180" w:author="Author" w:date="2026-03-30T07:53:00Z" w16du:dateUtc="2026-03-30T05:53:00Z">
        <w:r>
          <w:delText>), in particular the incentive to exaggerate or misrepresent a study’s results in order to make them more publishable in the standard literature. This assumption is conditioned on the format:</w:delText>
        </w:r>
      </w:del>
      <w:ins w:id="181" w:author="Author" w:date="2026-03-30T07:53:00Z" w16du:dateUtc="2026-03-30T05:53:00Z">
        <w:r>
          <w:t>):</w:t>
        </w:r>
      </w:ins>
      <w:r>
        <w:t xml:space="preserve"> Once authors have </w:t>
      </w:r>
      <w:del w:id="182" w:author="Author" w:date="2026-03-30T07:53:00Z" w16du:dateUtc="2026-03-30T05:53:00Z">
        <w:r>
          <w:delText>decided</w:delText>
        </w:r>
      </w:del>
      <w:ins w:id="183" w:author="Author" w:date="2026-03-30T07:53:00Z" w16du:dateUtc="2026-03-30T05:53:00Z">
        <w:r>
          <w:t>committed</w:t>
        </w:r>
      </w:ins>
      <w:r>
        <w:t xml:space="preserve"> to </w:t>
      </w:r>
      <w:del w:id="184" w:author="Author" w:date="2026-03-30T07:53:00Z" w16du:dateUtc="2026-03-30T05:53:00Z">
        <w:r>
          <w:delText xml:space="preserve">take </w:delText>
        </w:r>
      </w:del>
      <w:r>
        <w:t xml:space="preserve">the </w:t>
      </w:r>
      <w:del w:id="185" w:author="Author" w:date="2026-03-30T07:53:00Z" w16du:dateUtc="2026-03-30T05:53:00Z">
        <w:r>
          <w:delText>Registered Report route</w:delText>
        </w:r>
      </w:del>
      <w:ins w:id="186" w:author="Author" w:date="2026-03-30T07:53:00Z" w16du:dateUtc="2026-03-30T05:53:00Z">
        <w:r>
          <w:t>format</w:t>
        </w:r>
      </w:ins>
      <w:r>
        <w:t>, they can improve their publication chances only via the proposed research question and methods</w:t>
      </w:r>
      <w:del w:id="187" w:author="Author" w:date="2026-03-30T07:53:00Z" w16du:dateUtc="2026-03-30T05:53:00Z">
        <w:r>
          <w:delText xml:space="preserve"> in Stage-1 review</w:delText>
        </w:r>
      </w:del>
      <w:r>
        <w:t xml:space="preserve">, and </w:t>
      </w:r>
      <w:del w:id="188" w:author="Author" w:date="2026-03-30T07:53:00Z" w16du:dateUtc="2026-03-30T05:53:00Z">
        <w:r>
          <w:delText xml:space="preserve">editors have an interest in selecting informative study designs because they </w:delText>
        </w:r>
      </w:del>
      <w:ins w:id="189" w:author="Author" w:date="2026-03-30T07:53:00Z" w16du:dateUtc="2026-03-30T05:53:00Z">
        <w:r>
          <w:t xml:space="preserve">results </w:t>
        </w:r>
      </w:ins>
      <w:r>
        <w:t xml:space="preserve">are </w:t>
      </w:r>
      <w:del w:id="190" w:author="Author" w:date="2026-03-30T07:53:00Z" w16du:dateUtc="2026-03-30T05:53:00Z">
        <w:r>
          <w:delText xml:space="preserve">bound to publishing the study’s results even when they turn out negative. In contrast to standard reports, the results are thus </w:delText>
        </w:r>
      </w:del>
      <w:r>
        <w:t xml:space="preserve">no longer a </w:t>
      </w:r>
      <w:del w:id="191" w:author="Author" w:date="2026-03-30T07:53:00Z" w16du:dateUtc="2026-03-30T05:53:00Z">
        <w:r>
          <w:delText xml:space="preserve">main </w:delText>
        </w:r>
      </w:del>
      <w:r>
        <w:t>target to ‘hack’ or select on</w:t>
      </w:r>
      <w:del w:id="192" w:author="Author" w:date="2026-03-30T07:53:00Z" w16du:dateUtc="2026-03-30T05:53:00Z">
        <w:r>
          <w:delText>, which should make them less biased and more trustworthy</w:delText>
        </w:r>
      </w:del>
      <w:r>
        <w:t>.</w:t>
      </w:r>
      <w:r>
        <w:rPr>
          <w:rStyle w:val="FootnoteReference"/>
        </w:rPr>
        <w:footnoteReference w:id="1"/>
      </w:r>
    </w:p>
    <w:p w14:paraId="5C3495A7" w14:textId="77777777" w:rsidR="00167C5D" w:rsidRDefault="00000000">
      <w:pPr>
        <w:pStyle w:val="BodyText"/>
      </w:pPr>
      <w:r>
        <w:t xml:space="preserve">The incentives for choosing the Registered Reports route in the first place, however, are less clear. Advocates of the format have argued that it ‘serve[s] the interests of individual scientists’ (p. 12, Chambers &amp; Tzavella, 2022) because it reduces </w:t>
      </w:r>
      <w:del w:id="199" w:author="Author" w:date="2026-03-30T07:53:00Z" w16du:dateUtc="2026-03-30T05:53:00Z">
        <w:r>
          <w:delText>scientists’</w:delText>
        </w:r>
      </w:del>
      <w:ins w:id="200" w:author="Author" w:date="2026-03-30T07:53:00Z" w16du:dateUtc="2026-03-30T05:53:00Z">
        <w:r>
          <w:t>the</w:t>
        </w:r>
      </w:ins>
      <w:r>
        <w:t xml:space="preserve"> risk of investing in research projects whose results turn out to be difficult to publish</w:t>
      </w:r>
      <w:del w:id="201" w:author="Author" w:date="2026-03-30T07:53:00Z" w16du:dateUtc="2026-03-30T05:53:00Z">
        <w:r>
          <w:delText>.</w:delText>
        </w:r>
      </w:del>
      <w:ins w:id="202" w:author="Author" w:date="2026-03-30T07:53:00Z" w16du:dateUtc="2026-03-30T05:53:00Z">
        <w:r>
          <w:t xml:space="preserve">: Under publication pressure, </w:t>
        </w:r>
        <w:r>
          <w:lastRenderedPageBreak/>
          <w:t>the pre-data publication guarantee removes what Chambers has called the ‘</w:t>
        </w:r>
        <w:r>
          <w:rPr>
            <w:i/>
            <w:iCs/>
          </w:rPr>
          <w:t>p</w:t>
        </w:r>
        <w:r>
          <w:t>-value lottery’ (Chambers, 2021) of the standard route .</w:t>
        </w:r>
      </w:ins>
      <w:r>
        <w:t xml:space="preserve"> The argument </w:t>
      </w:r>
      <w:del w:id="203" w:author="Author" w:date="2026-03-30T07:53:00Z" w16du:dateUtc="2026-03-30T05:53:00Z">
        <w:r>
          <w:delText>is based on the assumptions</w:delText>
        </w:r>
      </w:del>
      <w:ins w:id="204" w:author="Author" w:date="2026-03-30T07:53:00Z" w16du:dateUtc="2026-03-30T05:53:00Z">
        <w:r>
          <w:t>assumes</w:t>
        </w:r>
      </w:ins>
      <w:r>
        <w:t xml:space="preserve"> that researchers a) are under pressure to amass journal publications (which </w:t>
      </w:r>
      <w:del w:id="205" w:author="Author" w:date="2026-03-30T07:53:00Z" w16du:dateUtc="2026-03-30T05:53:00Z">
        <w:r>
          <w:delText>still are</w:delText>
        </w:r>
      </w:del>
      <w:ins w:id="206" w:author="Author" w:date="2026-03-30T07:53:00Z" w16du:dateUtc="2026-03-30T05:53:00Z">
        <w:r>
          <w:t>remain</w:t>
        </w:r>
      </w:ins>
      <w:r>
        <w:t xml:space="preserve"> a central currency for hiring and promotion decisions, R. Müller, 2014; van Dalen &amp; Henkens, 2012) and b) face shortfalls in publication output when their studies yield negative results</w:t>
      </w:r>
      <w:del w:id="207" w:author="Author" w:date="2026-03-30T07:53:00Z" w16du:dateUtc="2026-03-30T05:53:00Z">
        <w:r>
          <w:delText xml:space="preserve"> (which are more difficult to publish in the standard literature due to publication bias). The following quote from a talk by Chris Chambers (</w:delText>
        </w:r>
        <w:r>
          <w:fldChar w:fldCharType="begin"/>
        </w:r>
        <w:r>
          <w:delInstrText>HYPERLINK "https://youtu.be/FiVI3cwVMZI?list=PLChfyH8TVDGmYENpXUDPaeeq2SLh8q9dt&amp;t=1047" \h</w:delInstrText>
        </w:r>
        <w:r>
          <w:fldChar w:fldCharType="separate"/>
        </w:r>
        <w:r>
          <w:rPr>
            <w:rStyle w:val="Hyperlink"/>
          </w:rPr>
          <w:delText>September 2021</w:delText>
        </w:r>
        <w:r>
          <w:fldChar w:fldCharType="end"/>
        </w:r>
        <w:r>
          <w:delText>) summarises this sentiment:</w:delText>
        </w:r>
      </w:del>
      <w:ins w:id="208" w:author="Author" w:date="2026-03-30T07:53:00Z" w16du:dateUtc="2026-03-30T05:53:00Z">
        <w:r>
          <w:t>.</w:t>
        </w:r>
      </w:ins>
    </w:p>
    <w:p w14:paraId="3E7A33A0" w14:textId="77777777" w:rsidR="00251F6B" w:rsidRDefault="00000000">
      <w:pPr>
        <w:pStyle w:val="BlockText"/>
        <w:rPr>
          <w:del w:id="209" w:author="Author" w:date="2026-03-30T07:53:00Z" w16du:dateUtc="2026-03-30T05:53:00Z"/>
        </w:rPr>
      </w:pPr>
      <w:del w:id="210" w:author="Author" w:date="2026-03-30T07:53:00Z" w16du:dateUtc="2026-03-30T05:53:00Z">
        <w:r>
          <w:delText xml:space="preserve">And the second main benefit, the one that really is the main big one, the big draw, is that as a researcher you can get your paper accepted before you even start your research and regardless of how the results turn out in the end. So no more playing the </w:delText>
        </w:r>
        <w:r>
          <w:rPr>
            <w:i/>
            <w:iCs/>
          </w:rPr>
          <w:delText>p</w:delText>
        </w:r>
        <w:r>
          <w:delText>-value lottery, gambling on certain results going a certain way, otherwise you won’t have your PhD or you won’t get your next fellowship or your next grant</w:delText>
        </w:r>
      </w:del>
      <m:oMath>
        <m:r>
          <w:del w:id="211" w:author="Author" w:date="2026-03-30T07:53:00Z" w16du:dateUtc="2026-03-30T05:53:00Z">
            <w:rPr>
              <w:rFonts w:ascii="Cambria Math" w:hAnsi="Cambria Math"/>
            </w:rPr>
            <m:t> </m:t>
          </w:del>
        </m:r>
      </m:oMath>
      <w:del w:id="212" w:author="Author" w:date="2026-03-30T07:53:00Z" w16du:dateUtc="2026-03-30T05:53:00Z">
        <w:r>
          <w:delText>—</w:delText>
        </w:r>
      </w:del>
      <m:oMath>
        <m:r>
          <w:del w:id="213" w:author="Author" w:date="2026-03-30T07:53:00Z" w16du:dateUtc="2026-03-30T05:53:00Z">
            <w:rPr>
              <w:rFonts w:ascii="Cambria Math" w:hAnsi="Cambria Math"/>
            </w:rPr>
            <m:t> </m:t>
          </w:del>
        </m:r>
      </m:oMath>
      <w:del w:id="214" w:author="Author" w:date="2026-03-30T07:53:00Z" w16du:dateUtc="2026-03-30T05:53:00Z">
        <w:r>
          <w:delText>takes all of that pointless, and I think quite foolish, gambling out of the equation (…)</w:delText>
        </w:r>
        <w:r>
          <w:rPr>
            <w:rStyle w:val="FootnoteReference"/>
          </w:rPr>
          <w:footnoteReference w:id="2"/>
        </w:r>
      </w:del>
    </w:p>
    <w:p w14:paraId="685E0481" w14:textId="77777777" w:rsidR="00167C5D" w:rsidRDefault="00000000">
      <w:pPr>
        <w:pStyle w:val="BodyText"/>
        <w:pPrChange w:id="216" w:author="Author" w:date="2026-03-30T07:53:00Z" w16du:dateUtc="2026-03-30T05:53:00Z">
          <w:pPr>
            <w:pStyle w:val="FirstParagraph"/>
          </w:pPr>
        </w:pPrChange>
      </w:pPr>
      <w:r>
        <w:t xml:space="preserve">But would researchers ever prefer </w:t>
      </w:r>
      <w:del w:id="217" w:author="Author" w:date="2026-03-30T07:53:00Z" w16du:dateUtc="2026-03-30T05:53:00Z">
        <w:r>
          <w:delText>to gamble</w:delText>
        </w:r>
      </w:del>
      <w:ins w:id="218" w:author="Author" w:date="2026-03-30T07:53:00Z" w16du:dateUtc="2026-03-30T05:53:00Z">
        <w:r>
          <w:t>the lottery</w:t>
        </w:r>
      </w:ins>
      <w:r>
        <w:t xml:space="preserve">? Typically, authors care not only about their studies being published at all, but also about the reputation of the publishing journal </w:t>
      </w:r>
      <w:del w:id="219" w:author="Author" w:date="2026-03-30T07:53:00Z" w16du:dateUtc="2026-03-30T05:53:00Z">
        <w:r>
          <w:delText>as well as</w:delText>
        </w:r>
      </w:del>
      <w:ins w:id="220" w:author="Author" w:date="2026-03-30T07:53:00Z" w16du:dateUtc="2026-03-30T05:53:00Z">
        <w:r>
          <w:t>and</w:t>
        </w:r>
      </w:ins>
      <w:r>
        <w:t xml:space="preserve"> citation rates (which are causally influenced by journal rank, Traag, 2021). In standard reports, </w:t>
      </w:r>
      <w:del w:id="221" w:author="Author" w:date="2026-03-30T07:53:00Z" w16du:dateUtc="2026-03-30T05:53:00Z">
        <w:r>
          <w:delText xml:space="preserve">the </w:delText>
        </w:r>
      </w:del>
      <w:r>
        <w:t xml:space="preserve">career-relevant payoffs </w:t>
      </w:r>
      <w:del w:id="222" w:author="Author" w:date="2026-03-30T07:53:00Z" w16du:dateUtc="2026-03-30T05:53:00Z">
        <w:r>
          <w:delText>associated with a publication can</w:delText>
        </w:r>
      </w:del>
      <w:ins w:id="223" w:author="Author" w:date="2026-03-30T07:53:00Z" w16du:dateUtc="2026-03-30T05:53:00Z">
        <w:r>
          <w:t>per study</w:t>
        </w:r>
      </w:ins>
      <w:r>
        <w:t xml:space="preserve"> thus vary from very low</w:t>
      </w:r>
      <w:del w:id="224" w:author="Author" w:date="2026-03-30T07:53:00Z" w16du:dateUtc="2026-03-30T05:53:00Z">
        <w:r>
          <w:delText>, for example</w:delText>
        </w:r>
      </w:del>
      <w:ins w:id="225" w:author="Author" w:date="2026-03-30T07:53:00Z" w16du:dateUtc="2026-03-30T05:53:00Z">
        <w:r>
          <w:t xml:space="preserve"> —</w:t>
        </w:r>
      </w:ins>
      <w:r>
        <w:t xml:space="preserve"> when authors file-drawer a manuscript because the </w:t>
      </w:r>
      <w:ins w:id="226" w:author="Author" w:date="2026-03-30T07:53:00Z" w16du:dateUtc="2026-03-30T05:53:00Z">
        <w:r>
          <w:t xml:space="preserve">publication </w:t>
        </w:r>
      </w:ins>
      <w:r>
        <w:t xml:space="preserve">chances </w:t>
      </w:r>
      <w:del w:id="227" w:author="Author" w:date="2026-03-30T07:53:00Z" w16du:dateUtc="2026-03-30T05:53:00Z">
        <w:r>
          <w:delText xml:space="preserve">of success </w:delText>
        </w:r>
      </w:del>
      <w:r>
        <w:t xml:space="preserve">do not justify the </w:t>
      </w:r>
      <w:del w:id="228" w:author="Author" w:date="2026-03-30T07:53:00Z" w16du:dateUtc="2026-03-30T05:53:00Z">
        <w:r>
          <w:delText>cost of repeated submissions and revisions</w:delText>
        </w:r>
      </w:del>
      <w:ins w:id="229" w:author="Author" w:date="2026-03-30T07:53:00Z" w16du:dateUtc="2026-03-30T05:53:00Z">
        <w:r>
          <w:t>costs</w:t>
        </w:r>
      </w:ins>
      <w:r>
        <w:t xml:space="preserve"> (Ensinck &amp; Lakens, 2023</w:t>
      </w:r>
      <w:del w:id="230" w:author="Author" w:date="2026-03-30T07:53:00Z" w16du:dateUtc="2026-03-30T05:53:00Z">
        <w:r>
          <w:delText xml:space="preserve">), </w:delText>
        </w:r>
      </w:del>
      <w:ins w:id="231" w:author="Author" w:date="2026-03-30T07:53:00Z" w16du:dateUtc="2026-03-30T05:53:00Z">
        <w:r>
          <w:t>) —</w:t>
        </w:r>
      </w:ins>
      <w:r>
        <w:t xml:space="preserve"> to very high, </w:t>
      </w:r>
      <w:del w:id="232" w:author="Author" w:date="2026-03-30T07:53:00Z" w16du:dateUtc="2026-03-30T05:53:00Z">
        <w:r>
          <w:delText xml:space="preserve">for example </w:delText>
        </w:r>
      </w:del>
      <w:r>
        <w:t xml:space="preserve">when a manuscript is published in </w:t>
      </w:r>
      <w:del w:id="233" w:author="Author" w:date="2026-03-30T07:53:00Z" w16du:dateUtc="2026-03-30T05:53:00Z">
        <w:r>
          <w:delText>an extremely</w:delText>
        </w:r>
      </w:del>
      <w:ins w:id="234" w:author="Author" w:date="2026-03-30T07:53:00Z" w16du:dateUtc="2026-03-30T05:53:00Z">
        <w:r>
          <w:t>a</w:t>
        </w:r>
      </w:ins>
      <w:r>
        <w:t xml:space="preserve"> high-impact journal </w:t>
      </w:r>
      <w:del w:id="235" w:author="Author" w:date="2026-03-30T07:53:00Z" w16du:dateUtc="2026-03-30T05:53:00Z">
        <w:r>
          <w:delText xml:space="preserve">like </w:delText>
        </w:r>
        <w:r>
          <w:rPr>
            <w:i/>
            <w:iCs/>
          </w:rPr>
          <w:delText>Nature</w:delText>
        </w:r>
        <w:r>
          <w:delText xml:space="preserve"> or </w:delText>
        </w:r>
        <w:r>
          <w:rPr>
            <w:i/>
            <w:iCs/>
          </w:rPr>
          <w:delText>Science</w:delText>
        </w:r>
        <w:r>
          <w:delText xml:space="preserve"> </w:delText>
        </w:r>
      </w:del>
      <w:r>
        <w:t xml:space="preserve">and frequently cited. Compared to this, the payoffs </w:t>
      </w:r>
      <w:r>
        <w:lastRenderedPageBreak/>
        <w:t xml:space="preserve">from Registered Reports have lower variance. </w:t>
      </w:r>
      <w:del w:id="236" w:author="Author" w:date="2026-03-30T07:53:00Z" w16du:dateUtc="2026-03-30T05:53:00Z">
        <w:r>
          <w:delText xml:space="preserve">At </w:delText>
        </w:r>
      </w:del>
      <w:ins w:id="237" w:author="Author" w:date="2026-03-30T07:53:00Z" w16du:dateUtc="2026-03-30T05:53:00Z">
        <w:r>
          <w:t xml:space="preserve">They reduce variance at </w:t>
        </w:r>
      </w:ins>
      <w:r>
        <w:t>the lower end of the range</w:t>
      </w:r>
      <w:del w:id="238" w:author="Author" w:date="2026-03-30T07:53:00Z" w16du:dateUtc="2026-03-30T05:53:00Z">
        <w:r>
          <w:delText>, Registered Reports reduce variance because they minimise</w:delText>
        </w:r>
      </w:del>
      <w:ins w:id="239" w:author="Author" w:date="2026-03-30T07:53:00Z" w16du:dateUtc="2026-03-30T05:53:00Z">
        <w:r>
          <w:t xml:space="preserve"> by minimising</w:t>
        </w:r>
      </w:ins>
      <w:r>
        <w:t xml:space="preserve"> the chances of </w:t>
      </w:r>
      <w:del w:id="240" w:author="Author" w:date="2026-03-30T07:53:00Z" w16du:dateUtc="2026-03-30T05:53:00Z">
        <w:r>
          <w:delText>a very low payoff (</w:delText>
        </w:r>
      </w:del>
      <w:r>
        <w:t>no publication at all</w:t>
      </w:r>
      <w:del w:id="241" w:author="Author" w:date="2026-03-30T07:53:00Z" w16du:dateUtc="2026-03-30T05:53:00Z">
        <w:r>
          <w:delText>). But they</w:delText>
        </w:r>
      </w:del>
      <w:ins w:id="242" w:author="Author" w:date="2026-03-30T07:53:00Z" w16du:dateUtc="2026-03-30T05:53:00Z">
        <w:r>
          <w:t>, but</w:t>
        </w:r>
      </w:ins>
      <w:r>
        <w:t xml:space="preserve"> also </w:t>
      </w:r>
      <w:del w:id="243" w:author="Author" w:date="2026-03-30T07:53:00Z" w16du:dateUtc="2026-03-30T05:53:00Z">
        <w:r>
          <w:delText xml:space="preserve">reduce variance </w:delText>
        </w:r>
      </w:del>
      <w:r>
        <w:t>at the upper end</w:t>
      </w:r>
      <w:del w:id="244" w:author="Author" w:date="2026-03-30T07:53:00Z" w16du:dateUtc="2026-03-30T05:53:00Z">
        <w:r>
          <w:delText xml:space="preserve"> of the range</w:delText>
        </w:r>
      </w:del>
      <w:r>
        <w:t>: Upon receiving in-principle acceptance</w:t>
      </w:r>
      <w:del w:id="245" w:author="Author" w:date="2026-03-30T07:53:00Z" w16du:dateUtc="2026-03-30T05:53:00Z">
        <w:r>
          <w:delText xml:space="preserve"> (but before results are known),</w:delText>
        </w:r>
      </w:del>
      <w:ins w:id="246" w:author="Author" w:date="2026-03-30T07:53:00Z" w16du:dateUtc="2026-03-30T05:53:00Z">
        <w:r>
          <w:t>,</w:t>
        </w:r>
      </w:ins>
      <w:r>
        <w:t xml:space="preserve"> most</w:t>
      </w:r>
      <w:del w:id="247" w:author="Author" w:date="2026-03-30T07:53:00Z" w16du:dateUtc="2026-03-30T05:53:00Z">
        <w:r>
          <w:delText xml:space="preserve"> Registered-Report</w:delText>
        </w:r>
      </w:del>
      <w:r>
        <w:t xml:space="preserve"> authors know that their study will not be published in a high-impact journal because very few such journals currently offer the format.</w:t>
      </w:r>
      <w:ins w:id="248" w:author="Author" w:date="2026-03-30T07:53:00Z" w16du:dateUtc="2026-03-30T05:53:00Z">
        <w:r>
          <w:rPr>
            <w:rStyle w:val="FootnoteReference"/>
          </w:rPr>
          <w:footnoteReference w:id="3"/>
        </w:r>
      </w:ins>
      <w:r>
        <w:t xml:space="preserve"> For standard-report authors, in contrast, </w:t>
      </w:r>
      <w:del w:id="250" w:author="Author" w:date="2026-03-30T07:53:00Z" w16du:dateUtc="2026-03-30T05:53:00Z">
        <w:r>
          <w:delText>this question is not settled before they have analysed their data and written up the results</w:delText>
        </w:r>
      </w:del>
      <m:oMath>
        <m:r>
          <w:del w:id="251" w:author="Author" w:date="2026-03-30T07:53:00Z" w16du:dateUtc="2026-03-30T05:53:00Z">
            <w:rPr>
              <w:rFonts w:ascii="Cambria Math" w:hAnsi="Cambria Math"/>
            </w:rPr>
            <m:t> </m:t>
          </w:del>
        </m:r>
      </m:oMath>
      <w:del w:id="252" w:author="Author" w:date="2026-03-30T07:53:00Z" w16du:dateUtc="2026-03-30T05:53:00Z">
        <w:r>
          <w:delText>—</w:delText>
        </w:r>
      </w:del>
      <m:oMath>
        <m:r>
          <w:del w:id="253" w:author="Author" w:date="2026-03-30T07:53:00Z" w16du:dateUtc="2026-03-30T05:53:00Z">
            <w:rPr>
              <w:rFonts w:ascii="Cambria Math" w:hAnsi="Cambria Math"/>
            </w:rPr>
            <m:t> </m:t>
          </w:del>
        </m:r>
      </m:oMath>
      <w:del w:id="254" w:author="Author" w:date="2026-03-30T07:53:00Z" w16du:dateUtc="2026-03-30T05:53:00Z">
        <w:r>
          <w:delText xml:space="preserve">particularly ‘good’ results may offer </w:delText>
        </w:r>
      </w:del>
      <w:r>
        <w:t xml:space="preserve">the chance of </w:t>
      </w:r>
      <w:del w:id="255" w:author="Author" w:date="2026-03-30T07:53:00Z" w16du:dateUtc="2026-03-30T05:53:00Z">
        <w:r>
          <w:delText xml:space="preserve">publishing in </w:delText>
        </w:r>
      </w:del>
      <w:ins w:id="256" w:author="Author" w:date="2026-03-30T07:53:00Z" w16du:dateUtc="2026-03-30T05:53:00Z">
        <w:r>
          <w:t xml:space="preserve">a </w:t>
        </w:r>
      </w:ins>
      <w:r>
        <w:t xml:space="preserve">high-impact </w:t>
      </w:r>
      <w:del w:id="257" w:author="Author" w:date="2026-03-30T07:53:00Z" w16du:dateUtc="2026-03-30T05:53:00Z">
        <w:r>
          <w:delText xml:space="preserve">journals (which are more strongly affected by </w:delText>
        </w:r>
      </w:del>
      <w:r>
        <w:t xml:space="preserve">publication </w:t>
      </w:r>
      <w:del w:id="258" w:author="Author" w:date="2026-03-30T07:53:00Z" w16du:dateUtc="2026-03-30T05:53:00Z">
        <w:r>
          <w:delText xml:space="preserve">bias, Ceausu et al., 2018; Littner, Mimouni, Dollberg, &amp; Mandel, 2005; Mimouni, Krauthammer, Gershoni, Mimouni, &amp; Nesher, 2015; Siontis, Evangelou, &amp; Ioannidis, 2011).  Of course most standard reports will also not be published in high-impact journals, but the </w:delText>
        </w:r>
        <w:r>
          <w:rPr>
            <w:i/>
            <w:iCs/>
          </w:rPr>
          <w:delText>chance</w:delText>
        </w:r>
        <w:r>
          <w:delText xml:space="preserve"> </w:delText>
        </w:r>
      </w:del>
      <w:r>
        <w:t>persists</w:t>
      </w:r>
      <m:oMath>
        <m:r>
          <w:ins w:id="259" w:author="Author" w:date="2026-03-30T07:53:00Z" w16du:dateUtc="2026-03-30T05:53:00Z">
            <w:rPr>
              <w:rFonts w:ascii="Cambria Math" w:hAnsi="Cambria Math"/>
            </w:rPr>
            <m:t> </m:t>
          </w:ins>
        </m:r>
      </m:oMath>
      <w:ins w:id="260" w:author="Author" w:date="2026-03-30T07:53:00Z" w16du:dateUtc="2026-03-30T05:53:00Z">
        <w:r>
          <w:t>—</w:t>
        </w:r>
      </w:ins>
      <m:oMath>
        <m:r>
          <w:ins w:id="261" w:author="Author" w:date="2026-03-30T07:53:00Z" w16du:dateUtc="2026-03-30T05:53:00Z">
            <w:rPr>
              <w:rFonts w:ascii="Cambria Math" w:hAnsi="Cambria Math"/>
            </w:rPr>
            <m:t> </m:t>
          </w:ins>
        </m:r>
      </m:oMath>
      <w:ins w:id="262" w:author="Author" w:date="2026-03-30T07:53:00Z" w16du:dateUtc="2026-03-30T05:53:00Z">
        <w:r>
          <w:t>at least in theory</w:t>
        </w:r>
      </w:ins>
      <m:oMath>
        <m:r>
          <w:ins w:id="263" w:author="Author" w:date="2026-03-30T07:53:00Z" w16du:dateUtc="2026-03-30T05:53:00Z">
            <w:rPr>
              <w:rFonts w:ascii="Cambria Math" w:hAnsi="Cambria Math"/>
            </w:rPr>
            <m:t> </m:t>
          </w:ins>
        </m:r>
      </m:oMath>
      <w:ins w:id="264" w:author="Author" w:date="2026-03-30T07:53:00Z" w16du:dateUtc="2026-03-30T05:53:00Z">
        <w:r>
          <w:t>—</w:t>
        </w:r>
      </w:ins>
      <m:oMath>
        <m:r>
          <w:ins w:id="265" w:author="Author" w:date="2026-03-30T07:53:00Z" w16du:dateUtc="2026-03-30T05:53:00Z">
            <w:rPr>
              <w:rFonts w:ascii="Cambria Math" w:hAnsi="Cambria Math"/>
            </w:rPr>
            <m:t> </m:t>
          </w:ins>
        </m:r>
      </m:oMath>
      <w:ins w:id="266" w:author="Author" w:date="2026-03-30T07:53:00Z" w16du:dateUtc="2026-03-30T05:53:00Z">
        <w:r>
          <w:t>until the results are in</w:t>
        </w:r>
      </w:ins>
      <w:r>
        <w:t xml:space="preserve">. Therefore, as long as the payoff associated with a published Registered Report is not always on par with the best possible outcome of the standard </w:t>
      </w:r>
      <w:del w:id="267" w:author="Author" w:date="2026-03-30T07:53:00Z" w16du:dateUtc="2026-03-30T05:53:00Z">
        <w:r>
          <w:delText xml:space="preserve">publication </w:delText>
        </w:r>
      </w:del>
      <w:r>
        <w:t xml:space="preserve">route, </w:t>
      </w:r>
      <w:del w:id="268" w:author="Author" w:date="2026-03-30T07:53:00Z" w16du:dateUtc="2026-03-30T05:53:00Z">
        <w:r>
          <w:delText xml:space="preserve"> </w:delText>
        </w:r>
      </w:del>
      <w:r>
        <w:t xml:space="preserve">there will be situations in which </w:t>
      </w:r>
      <w:ins w:id="269" w:author="Author" w:date="2026-03-30T07:53:00Z" w16du:dateUtc="2026-03-30T05:53:00Z">
        <w:r>
          <w:t xml:space="preserve">playing </w:t>
        </w:r>
      </w:ins>
      <w:r>
        <w:t xml:space="preserve">the </w:t>
      </w:r>
      <w:del w:id="270" w:author="Author" w:date="2026-03-30T07:53:00Z" w16du:dateUtc="2026-03-30T05:53:00Z">
        <w:r>
          <w:delText>standard route</w:delText>
        </w:r>
      </w:del>
      <m:oMath>
        <m:r>
          <w:del w:id="271" w:author="Author" w:date="2026-03-30T07:53:00Z" w16du:dateUtc="2026-03-30T05:53:00Z">
            <w:rPr>
              <w:rFonts w:ascii="Cambria Math" w:hAnsi="Cambria Math"/>
            </w:rPr>
            <m:t> </m:t>
          </w:del>
        </m:r>
      </m:oMath>
      <w:del w:id="272" w:author="Author" w:date="2026-03-30T07:53:00Z" w16du:dateUtc="2026-03-30T05:53:00Z">
        <w:r>
          <w:delText>—</w:delText>
        </w:r>
      </w:del>
      <m:oMath>
        <m:r>
          <w:del w:id="273" w:author="Author" w:date="2026-03-30T07:53:00Z" w16du:dateUtc="2026-03-30T05:53:00Z">
            <w:rPr>
              <w:rFonts w:ascii="Cambria Math" w:hAnsi="Cambria Math"/>
            </w:rPr>
            <m:t> </m:t>
          </w:del>
        </m:r>
      </m:oMath>
      <w:del w:id="274" w:author="Author" w:date="2026-03-30T07:53:00Z" w16du:dateUtc="2026-03-30T05:53:00Z">
        <w:r>
          <w:delText>`taking the gamble’</w:delText>
        </w:r>
      </w:del>
      <m:oMath>
        <m:r>
          <w:del w:id="275" w:author="Author" w:date="2026-03-30T07:53:00Z" w16du:dateUtc="2026-03-30T05:53:00Z">
            <w:rPr>
              <w:rFonts w:ascii="Cambria Math" w:hAnsi="Cambria Math"/>
            </w:rPr>
            <m:t> </m:t>
          </w:del>
        </m:r>
      </m:oMath>
      <w:del w:id="276" w:author="Author" w:date="2026-03-30T07:53:00Z" w16du:dateUtc="2026-03-30T05:53:00Z">
        <w:r>
          <w:delText>—</w:delText>
        </w:r>
      </w:del>
      <m:oMath>
        <m:r>
          <w:del w:id="277" w:author="Author" w:date="2026-03-30T07:53:00Z" w16du:dateUtc="2026-03-30T05:53:00Z">
            <w:rPr>
              <w:rFonts w:ascii="Cambria Math" w:hAnsi="Cambria Math"/>
            </w:rPr>
            <m:t> </m:t>
          </w:del>
        </m:r>
      </m:oMath>
      <w:ins w:id="278" w:author="Author" w:date="2026-03-30T07:53:00Z" w16du:dateUtc="2026-03-30T05:53:00Z">
        <w:r>
          <w:t xml:space="preserve">lottery </w:t>
        </w:r>
      </w:ins>
      <w:r>
        <w:t>is more beneficial for researchers.</w:t>
      </w:r>
    </w:p>
    <w:p w14:paraId="79DFA4B9" w14:textId="77777777" w:rsidR="00167C5D" w:rsidRDefault="00000000">
      <w:pPr>
        <w:pStyle w:val="Heading2"/>
      </w:pPr>
      <w:bookmarkStart w:id="279" w:name="Xbed8d5852339670a62b6ef1c4171a40c4d2fdd4"/>
      <w:bookmarkEnd w:id="179"/>
      <w:r>
        <w:t>Publication strategies as decision making under risk</w:t>
      </w:r>
    </w:p>
    <w:p w14:paraId="13BF4193" w14:textId="77777777" w:rsidR="00167C5D" w:rsidRDefault="00000000">
      <w:pPr>
        <w:pStyle w:val="FirstParagraph"/>
      </w:pPr>
      <w:r>
        <w:t xml:space="preserve">Which are those situations? </w:t>
      </w:r>
      <w:del w:id="280" w:author="Author" w:date="2026-03-30T07:53:00Z" w16du:dateUtc="2026-03-30T05:53:00Z">
        <w:r>
          <w:delText xml:space="preserve"> </w:delText>
        </w:r>
      </w:del>
      <w:r>
        <w:t xml:space="preserve">Because </w:t>
      </w:r>
      <w:del w:id="281" w:author="Author" w:date="2026-03-30T07:53:00Z" w16du:dateUtc="2026-03-30T05:53:00Z">
        <w:r>
          <w:delText xml:space="preserve">the payoffs of </w:delText>
        </w:r>
      </w:del>
      <w:r>
        <w:t xml:space="preserve">Registered Reports and the standard publication route differ in </w:t>
      </w:r>
      <w:ins w:id="282" w:author="Author" w:date="2026-03-30T07:53:00Z" w16du:dateUtc="2026-03-30T05:53:00Z">
        <w:r>
          <w:t xml:space="preserve">payoff </w:t>
        </w:r>
      </w:ins>
      <w:r>
        <w:t xml:space="preserve">variance, authors’ choice between </w:t>
      </w:r>
      <w:del w:id="283" w:author="Author" w:date="2026-03-30T07:53:00Z" w16du:dateUtc="2026-03-30T05:53:00Z">
        <w:r>
          <w:delText>the two formats</w:delText>
        </w:r>
      </w:del>
      <w:ins w:id="284" w:author="Author" w:date="2026-03-30T07:53:00Z" w16du:dateUtc="2026-03-30T05:53:00Z">
        <w:r>
          <w:t>them</w:t>
        </w:r>
      </w:ins>
      <w:r>
        <w:t xml:space="preserve"> represents </w:t>
      </w:r>
      <w:r>
        <w:rPr>
          <w:i/>
          <w:iCs/>
        </w:rPr>
        <w:t>decision making under risk</w:t>
      </w:r>
      <w:r>
        <w:t xml:space="preserve">. </w:t>
      </w:r>
      <w:del w:id="285" w:author="Author" w:date="2026-03-30T07:53:00Z" w16du:dateUtc="2026-03-30T05:53:00Z">
        <w:r>
          <w:delText xml:space="preserve">   This framing allows us to use tools from the literature on </w:delText>
        </w:r>
        <w:r>
          <w:lastRenderedPageBreak/>
          <w:delText xml:space="preserve">risk sensitivity to study when Registered Reports serve the interests of individual scientists less well than standard reports.  Decision making under risk is a broad subject with applications in cognitive science, economics, and biology. </w:delText>
        </w:r>
      </w:del>
      <w:r>
        <w:t xml:space="preserve">Here, we draw on </w:t>
      </w:r>
      <w:del w:id="286" w:author="Author" w:date="2026-03-30T07:53:00Z" w16du:dateUtc="2026-03-30T05:53:00Z">
        <w:r>
          <w:delText xml:space="preserve">research in behavioural ecology and use </w:delText>
        </w:r>
      </w:del>
      <w:r>
        <w:t>risk-sensitivity theory</w:t>
      </w:r>
      <w:ins w:id="287" w:author="Author" w:date="2026-03-30T07:53:00Z" w16du:dateUtc="2026-03-30T05:53:00Z">
        <w:r>
          <w:t xml:space="preserve"> from behavioural ecology</w:t>
        </w:r>
      </w:ins>
      <w:r>
        <w:t xml:space="preserve"> to model factors that influence risk preferences and simulate their effects on researchers’ publication strategies. Following Winterhalder, Lu, &amp; Tucker (1999), we define </w:t>
      </w:r>
      <w:r>
        <w:rPr>
          <w:i/>
          <w:iCs/>
        </w:rPr>
        <w:t>risk</w:t>
      </w:r>
      <w:r>
        <w:t xml:space="preserve"> as ‘unpredictable variation in the outcome of a behavior, with consequences for an organism’s fitness or utility’ (p. 302). </w:t>
      </w:r>
      <w:r>
        <w:rPr>
          <w:i/>
          <w:iCs/>
        </w:rPr>
        <w:t>Risk aversion</w:t>
      </w:r>
      <w:r>
        <w:t xml:space="preserve"> thus means preferring a low-variance option over a high-variance option, and </w:t>
      </w:r>
      <w:r>
        <w:rPr>
          <w:i/>
          <w:iCs/>
        </w:rPr>
        <w:t>risk proneness</w:t>
      </w:r>
      <w:r>
        <w:t xml:space="preserve"> the reverse.</w:t>
      </w:r>
      <w:del w:id="288" w:author="Author" w:date="2026-03-30T07:53:00Z" w16du:dateUtc="2026-03-30T05:53:00Z">
        <w:r>
          <w:rPr>
            <w:rStyle w:val="FootnoteReference"/>
          </w:rPr>
          <w:footnoteReference w:id="4"/>
        </w:r>
      </w:del>
      <w:r>
        <w:t xml:space="preserve"> Organisms are </w:t>
      </w:r>
      <w:r>
        <w:rPr>
          <w:i/>
          <w:iCs/>
        </w:rPr>
        <w:t>risk sensitive</w:t>
      </w:r>
      <w:r>
        <w:t xml:space="preserve"> when they are </w:t>
      </w:r>
      <w:del w:id="290" w:author="Author" w:date="2026-03-30T07:53:00Z" w16du:dateUtc="2026-03-30T05:53:00Z">
        <w:r>
          <w:delText xml:space="preserve">not only </w:delText>
        </w:r>
      </w:del>
      <w:r>
        <w:t xml:space="preserve">sensitive </w:t>
      </w:r>
      <w:ins w:id="291" w:author="Author" w:date="2026-03-30T07:53:00Z" w16du:dateUtc="2026-03-30T05:53:00Z">
        <w:r>
          <w:t xml:space="preserve">not only </w:t>
        </w:r>
      </w:ins>
      <w:r>
        <w:t xml:space="preserve">to the average of outcomes of different </w:t>
      </w:r>
      <w:del w:id="292" w:author="Author" w:date="2026-03-30T07:53:00Z" w16du:dateUtc="2026-03-30T05:53:00Z">
        <w:r>
          <w:delText xml:space="preserve">behavioural </w:delText>
        </w:r>
      </w:del>
      <w:r>
        <w:t>options</w:t>
      </w:r>
      <w:ins w:id="293" w:author="Author" w:date="2026-03-30T07:53:00Z" w16du:dateUtc="2026-03-30T05:53:00Z">
        <w:r>
          <w:t>,</w:t>
        </w:r>
      </w:ins>
      <w:r>
        <w:t xml:space="preserve"> but also to their variance.</w:t>
      </w:r>
    </w:p>
    <w:p w14:paraId="2B435B54" w14:textId="77777777" w:rsidR="00167C5D" w:rsidRDefault="00000000">
      <w:pPr>
        <w:pStyle w:val="BodyText"/>
      </w:pPr>
      <w:r>
        <w:t xml:space="preserve">Risk-sensitivity theory is a normative theory </w:t>
      </w:r>
      <w:ins w:id="294" w:author="Author" w:date="2026-03-30T07:53:00Z" w16du:dateUtc="2026-03-30T05:53:00Z">
        <w:r>
          <w:t xml:space="preserve">originally </w:t>
        </w:r>
      </w:ins>
      <w:r>
        <w:t xml:space="preserve">developed to </w:t>
      </w:r>
      <w:del w:id="295" w:author="Author" w:date="2026-03-30T07:53:00Z" w16du:dateUtc="2026-03-30T05:53:00Z">
        <w:r>
          <w:delText xml:space="preserve">explain the foraging behaviour of animals. It was originally designed to </w:delText>
        </w:r>
      </w:del>
      <w:r>
        <w:t xml:space="preserve">determine optimal </w:t>
      </w:r>
      <w:del w:id="296" w:author="Author" w:date="2026-03-30T07:53:00Z" w16du:dateUtc="2026-03-30T05:53:00Z">
        <w:r>
          <w:delText xml:space="preserve">food-acquisition </w:delText>
        </w:r>
      </w:del>
      <w:ins w:id="297" w:author="Author" w:date="2026-03-30T07:53:00Z" w16du:dateUtc="2026-03-30T05:53:00Z">
        <w:r>
          <w:t xml:space="preserve">foraging </w:t>
        </w:r>
      </w:ins>
      <w:r>
        <w:t xml:space="preserve">strategies for animals </w:t>
      </w:r>
      <w:del w:id="298" w:author="Author" w:date="2026-03-30T07:53:00Z" w16du:dateUtc="2026-03-30T05:53:00Z">
        <w:r>
          <w:delText>faced with a choice</w:delText>
        </w:r>
      </w:del>
      <w:ins w:id="299" w:author="Author" w:date="2026-03-30T07:53:00Z" w16du:dateUtc="2026-03-30T05:53:00Z">
        <w:r>
          <w:t>choosing</w:t>
        </w:r>
      </w:ins>
      <w:r>
        <w:t xml:space="preserve"> between </w:t>
      </w:r>
      <w:del w:id="300" w:author="Author" w:date="2026-03-30T07:53:00Z" w16du:dateUtc="2026-03-30T05:53:00Z">
        <w:r>
          <w:delText>a relatively stable (</w:delText>
        </w:r>
      </w:del>
      <w:r>
        <w:t>low-variance</w:t>
      </w:r>
      <w:del w:id="301" w:author="Author" w:date="2026-03-30T07:53:00Z" w16du:dateUtc="2026-03-30T05:53:00Z">
        <w:r>
          <w:delText>) food source</w:delText>
        </w:r>
      </w:del>
      <w:r>
        <w:t xml:space="preserve"> and </w:t>
      </w:r>
      <w:del w:id="302" w:author="Author" w:date="2026-03-30T07:53:00Z" w16du:dateUtc="2026-03-30T05:53:00Z">
        <w:r>
          <w:delText>a risky (</w:delText>
        </w:r>
      </w:del>
      <w:r>
        <w:t>high-variance</w:t>
      </w:r>
      <w:del w:id="303" w:author="Author" w:date="2026-03-30T07:53:00Z" w16du:dateUtc="2026-03-30T05:53:00Z">
        <w:r>
          <w:delText>) source that sometimes yields large payoffs and sometimes small payoffs (or none at all).</w:delText>
        </w:r>
      </w:del>
      <w:ins w:id="304" w:author="Author" w:date="2026-03-30T07:53:00Z" w16du:dateUtc="2026-03-30T05:53:00Z">
        <w:r>
          <w:t xml:space="preserve"> food sources (Kacelnik &amp; Bateson, 1996).</w:t>
        </w:r>
      </w:ins>
      <w:r>
        <w:t xml:space="preserve"> Organisms are predicted to be sensitive to such differences </w:t>
      </w:r>
      <w:del w:id="305" w:author="Author" w:date="2026-03-30T07:53:00Z" w16du:dateUtc="2026-03-30T05:53:00Z">
        <w:r>
          <w:delText xml:space="preserve">in risk </w:delText>
        </w:r>
      </w:del>
      <w:r>
        <w:t xml:space="preserve">when payoffs </w:t>
      </w:r>
      <w:del w:id="306" w:author="Author" w:date="2026-03-30T07:53:00Z" w16du:dateUtc="2026-03-30T05:53:00Z">
        <w:r>
          <w:delText xml:space="preserve">(e.g., the amount of food) </w:delText>
        </w:r>
      </w:del>
      <w:r>
        <w:t xml:space="preserve">have non-linear consequences for </w:t>
      </w:r>
      <w:del w:id="307" w:author="Author" w:date="2026-03-30T07:53:00Z" w16du:dateUtc="2026-03-30T05:53:00Z">
        <w:r>
          <w:delText xml:space="preserve">the organism’s </w:delText>
        </w:r>
      </w:del>
      <w:r>
        <w:t>survival or reproductive fitness</w:t>
      </w:r>
      <w:del w:id="308" w:author="Author" w:date="2026-03-30T07:53:00Z" w16du:dateUtc="2026-03-30T05:53:00Z">
        <w:r>
          <w:delText>. This is the case when</w:delText>
        </w:r>
      </w:del>
      <w:r>
        <w:t>, for example</w:t>
      </w:r>
      <w:del w:id="309" w:author="Author" w:date="2026-03-30T07:53:00Z" w16du:dateUtc="2026-03-30T05:53:00Z">
        <w:r>
          <w:delText>,</w:delText>
        </w:r>
      </w:del>
      <w:ins w:id="310" w:author="Author" w:date="2026-03-30T07:53:00Z" w16du:dateUtc="2026-03-30T05:53:00Z">
        <w:r>
          <w:t xml:space="preserve"> when</w:t>
        </w:r>
      </w:ins>
      <w:r>
        <w:t xml:space="preserve"> additional </w:t>
      </w:r>
      <w:del w:id="311" w:author="Author" w:date="2026-03-30T07:53:00Z" w16du:dateUtc="2026-03-30T05:53:00Z">
        <w:r>
          <w:delText>increments of food yield smaller and smaller</w:delText>
        </w:r>
      </w:del>
      <w:ins w:id="312" w:author="Author" w:date="2026-03-30T07:53:00Z" w16du:dateUtc="2026-03-30T05:53:00Z">
        <w:r>
          <w:t>food yields diminishing</w:t>
        </w:r>
      </w:ins>
      <w:r>
        <w:t xml:space="preserve"> returns </w:t>
      </w:r>
      <w:del w:id="313" w:author="Author" w:date="2026-03-30T07:53:00Z" w16du:dateUtc="2026-03-30T05:53:00Z">
        <w:r>
          <w:delText xml:space="preserve">for an animal’s fitness, </w:delText>
        </w:r>
      </w:del>
      <w:r>
        <w:t xml:space="preserve">or when amounts below a </w:t>
      </w:r>
      <w:del w:id="314" w:author="Author" w:date="2026-03-30T07:53:00Z" w16du:dateUtc="2026-03-30T05:53:00Z">
        <w:r>
          <w:delText xml:space="preserve">certain </w:delText>
        </w:r>
      </w:del>
      <w:r>
        <w:t xml:space="preserve">threshold </w:t>
      </w:r>
      <w:del w:id="315" w:author="Author" w:date="2026-03-30T07:53:00Z" w16du:dateUtc="2026-03-30T05:53:00Z">
        <w:r>
          <w:delText xml:space="preserve">would </w:delText>
        </w:r>
      </w:del>
      <w:r>
        <w:lastRenderedPageBreak/>
        <w:t xml:space="preserve">cause starvation. </w:t>
      </w:r>
      <w:del w:id="316" w:author="Author" w:date="2026-03-30T07:53:00Z" w16du:dateUtc="2026-03-30T05:53:00Z">
        <w:r>
          <w:delText xml:space="preserve">  In psychology and economics, analogous problems in human decision-making are usually studied with utility-based theories, most prominently</w:delText>
        </w:r>
      </w:del>
      <w:ins w:id="317" w:author="Author" w:date="2026-03-30T07:53:00Z" w16du:dateUtc="2026-03-30T05:53:00Z">
        <w:r>
          <w:t>The predictions of risk-sensitivity theory overlap substantially with those of</w:t>
        </w:r>
      </w:ins>
      <w:r>
        <w:t xml:space="preserve"> expected utility theory and prospect theory</w:t>
      </w:r>
      <w:del w:id="318" w:author="Author" w:date="2026-03-30T07:53:00Z" w16du:dateUtc="2026-03-30T05:53:00Z">
        <w:r>
          <w:delText>. The predictions of all three theories overlap substantially</w:delText>
        </w:r>
      </w:del>
      <w:r>
        <w:t xml:space="preserve">, but </w:t>
      </w:r>
      <w:del w:id="319" w:author="Author" w:date="2026-03-30T07:53:00Z" w16du:dateUtc="2026-03-30T05:53:00Z">
        <w:r>
          <w:delText xml:space="preserve">risk-sensitivity theory </w:delText>
        </w:r>
      </w:del>
      <w:ins w:id="320" w:author="Author" w:date="2026-03-30T07:53:00Z" w16du:dateUtc="2026-03-30T05:53:00Z">
        <w:r>
          <w:t xml:space="preserve">it </w:t>
        </w:r>
      </w:ins>
      <w:r>
        <w:t xml:space="preserve">uses fitness instead of utility as its central currency. </w:t>
      </w:r>
      <w:del w:id="321" w:author="Author" w:date="2026-03-30T07:53:00Z" w16du:dateUtc="2026-03-30T05:53:00Z">
        <w:r>
          <w:delText xml:space="preserve"> </w:delText>
        </w:r>
      </w:del>
      <w:r>
        <w:t xml:space="preserve">Despite its initially narrow scope, risk-sensitivity theory has proven itself as a powerful framework for explaining risk-sensitive behaviour </w:t>
      </w:r>
      <w:del w:id="322" w:author="Author" w:date="2026-03-30T07:53:00Z" w16du:dateUtc="2026-03-30T05:53:00Z">
        <w:r>
          <w:delText>in</w:delText>
        </w:r>
      </w:del>
      <w:ins w:id="323" w:author="Author" w:date="2026-03-30T07:53:00Z" w16du:dateUtc="2026-03-30T05:53:00Z">
        <w:r>
          <w:t>across</w:t>
        </w:r>
      </w:ins>
      <w:r>
        <w:t xml:space="preserve"> a wide range of situations and species, including humans (</w:t>
      </w:r>
      <w:del w:id="324" w:author="Author" w:date="2026-03-30T07:53:00Z" w16du:dateUtc="2026-03-30T05:53:00Z">
        <w:r>
          <w:delText xml:space="preserve">Kacelnik &amp; Bateson, 1996; </w:delText>
        </w:r>
      </w:del>
      <w:r>
        <w:t>Mishra, 2014; Winterhalder et al., 1999).</w:t>
      </w:r>
    </w:p>
    <w:p w14:paraId="52135E76" w14:textId="77777777" w:rsidR="00167C5D" w:rsidRDefault="00000000">
      <w:pPr>
        <w:pStyle w:val="Heading2"/>
      </w:pPr>
      <w:bookmarkStart w:id="325" w:name="the-present-study"/>
      <w:bookmarkEnd w:id="279"/>
      <w:r>
        <w:t>The present study</w:t>
      </w:r>
    </w:p>
    <w:p w14:paraId="4C1BB081" w14:textId="77777777" w:rsidR="00167C5D" w:rsidRDefault="00000000">
      <w:pPr>
        <w:pStyle w:val="FirstParagraph"/>
      </w:pPr>
      <w:r>
        <w:t xml:space="preserve">In the following, we apply </w:t>
      </w:r>
      <w:del w:id="326" w:author="Author" w:date="2026-03-30T07:53:00Z" w16du:dateUtc="2026-03-30T05:53:00Z">
        <w:r>
          <w:delText xml:space="preserve"> </w:delText>
        </w:r>
      </w:del>
      <w:r>
        <w:t xml:space="preserve">risk-sensitivity theory to </w:t>
      </w:r>
      <w:del w:id="327" w:author="Author" w:date="2026-03-30T07:53:00Z" w16du:dateUtc="2026-03-30T05:53:00Z">
        <w:r>
          <w:delText xml:space="preserve"> </w:delText>
        </w:r>
      </w:del>
      <w:r>
        <w:t xml:space="preserve">the situation of researchers </w:t>
      </w:r>
      <w:del w:id="328" w:author="Author" w:date="2026-03-30T07:53:00Z" w16du:dateUtc="2026-03-30T05:53:00Z">
        <w:r>
          <w:delText>faced with the choice of conducting a</w:delText>
        </w:r>
      </w:del>
      <w:ins w:id="329" w:author="Author" w:date="2026-03-30T07:53:00Z" w16du:dateUtc="2026-03-30T05:53:00Z">
        <w:r>
          <w:t>choosing between</w:t>
        </w:r>
      </w:ins>
      <w:r>
        <w:t xml:space="preserve"> Registered </w:t>
      </w:r>
      <w:del w:id="330" w:author="Author" w:date="2026-03-30T07:53:00Z" w16du:dateUtc="2026-03-30T05:53:00Z">
        <w:r>
          <w:delText xml:space="preserve">Report or pursuing </w:delText>
        </w:r>
      </w:del>
      <w:ins w:id="331" w:author="Author" w:date="2026-03-30T07:53:00Z" w16du:dateUtc="2026-03-30T05:53:00Z">
        <w:r>
          <w:t xml:space="preserve">Reports and </w:t>
        </w:r>
      </w:ins>
      <w:r>
        <w:t xml:space="preserve">the standard publication route. Using a simulation model, we explore how four </w:t>
      </w:r>
      <w:ins w:id="332" w:author="Author" w:date="2026-03-30T07:53:00Z" w16du:dateUtc="2026-03-30T05:53:00Z">
        <w:r>
          <w:t xml:space="preserve">risk-relevant </w:t>
        </w:r>
      </w:ins>
      <w:r>
        <w:t xml:space="preserve">aspects of academic careers </w:t>
      </w:r>
      <w:del w:id="333" w:author="Author" w:date="2026-03-30T07:53:00Z" w16du:dateUtc="2026-03-30T05:53:00Z">
        <w:r>
          <w:delText xml:space="preserve">and incentive structures that are relevant to risk sensitivity may </w:delText>
        </w:r>
      </w:del>
      <w:r>
        <w:t xml:space="preserve">affect </w:t>
      </w:r>
      <w:del w:id="334" w:author="Author" w:date="2026-03-30T07:53:00Z" w16du:dateUtc="2026-03-30T05:53:00Z">
        <w:r>
          <w:delText xml:space="preserve">researchers’ </w:delText>
        </w:r>
      </w:del>
      <w:r>
        <w:t xml:space="preserve">publication strategies: </w:t>
      </w:r>
      <w:ins w:id="335" w:author="Author" w:date="2026-03-30T07:53:00Z" w16du:dateUtc="2026-03-30T05:53:00Z">
        <w:r>
          <w:t xml:space="preserve">(1) </w:t>
        </w:r>
      </w:ins>
      <w:r>
        <w:t xml:space="preserve">whether additional publications yield </w:t>
      </w:r>
      <w:ins w:id="336" w:author="Author" w:date="2026-03-30T07:53:00Z" w16du:dateUtc="2026-03-30T05:53:00Z">
        <w:r>
          <w:t xml:space="preserve">linear, </w:t>
        </w:r>
      </w:ins>
      <w:r>
        <w:t>decreasing</w:t>
      </w:r>
      <w:ins w:id="337" w:author="Author" w:date="2026-03-30T07:53:00Z" w16du:dateUtc="2026-03-30T05:53:00Z">
        <w:r>
          <w:t>,</w:t>
        </w:r>
      </w:ins>
      <w:r>
        <w:t xml:space="preserve"> or increasing returns for career success, </w:t>
      </w:r>
      <w:ins w:id="338" w:author="Author" w:date="2026-03-30T07:53:00Z" w16du:dateUtc="2026-03-30T05:53:00Z">
        <w:r>
          <w:t xml:space="preserve">(2) </w:t>
        </w:r>
      </w:ins>
      <w:r>
        <w:t xml:space="preserve">empirical pace (the frequency at which studies can be completed), </w:t>
      </w:r>
      <w:ins w:id="339" w:author="Author" w:date="2026-03-30T07:53:00Z" w16du:dateUtc="2026-03-30T05:53:00Z">
        <w:r>
          <w:t xml:space="preserve">(3) </w:t>
        </w:r>
      </w:ins>
      <w:r>
        <w:t xml:space="preserve">publication targets that must be met to continue or further one’s career, and </w:t>
      </w:r>
      <w:ins w:id="340" w:author="Author" w:date="2026-03-30T07:53:00Z" w16du:dateUtc="2026-03-30T05:53:00Z">
        <w:r>
          <w:t xml:space="preserve">(4) </w:t>
        </w:r>
      </w:ins>
      <w:r>
        <w:t>competition.</w:t>
      </w:r>
      <w:del w:id="341" w:author="Author" w:date="2026-03-30T07:53:00Z" w16du:dateUtc="2026-03-30T05:53:00Z">
        <w:r>
          <w:delText xml:space="preserve"> </w:delText>
        </w:r>
      </w:del>
      <w:r>
        <w:t xml:space="preserve"> Our goal is to understand in which circumstances Registered Reports should be particularly attractive, particularly unattractive, or particularly prone to selective use. The results of this analysis may help anticipate research fields and career stages in which the format is unlikely to take foot without additional changes to norms, incentives, or policy, and flag situations in which the results of published Registered Reports may be particularly difficult to compare to the normal literature. </w:t>
      </w:r>
      <w:del w:id="342" w:author="Author" w:date="2026-03-30T07:53:00Z" w16du:dateUtc="2026-03-30T05:53:00Z">
        <w:r>
          <w:delText xml:space="preserve">The following sections outline central concepts of risk-sensitivity theory, relate them to characteristics of academic careers, and describe an evolutionary </w:delText>
        </w:r>
        <w:r>
          <w:lastRenderedPageBreak/>
          <w:delText>simulation model in which their effects on researchers’ risk-sensitive publication decisions are examined.</w:delText>
        </w:r>
      </w:del>
    </w:p>
    <w:p w14:paraId="5D4F2452" w14:textId="77777777" w:rsidR="00167C5D" w:rsidRDefault="00000000">
      <w:pPr>
        <w:pStyle w:val="Heading1"/>
      </w:pPr>
      <w:bookmarkStart w:id="343" w:name="Xb0f9aa02a3810acd2814ef423d183231f951591"/>
      <w:bookmarkEnd w:id="325"/>
      <w:r>
        <w:t>Conceptual application of risk-sensitivity theory to publication decisions</w:t>
      </w:r>
    </w:p>
    <w:p w14:paraId="4031475D" w14:textId="77777777" w:rsidR="00167C5D" w:rsidRDefault="00000000">
      <w:pPr>
        <w:pStyle w:val="FirstParagraph"/>
      </w:pPr>
      <w:del w:id="344" w:author="Author" w:date="2026-03-30T07:53:00Z" w16du:dateUtc="2026-03-30T05:53:00Z">
        <w:r>
          <w:delText>This section describes general factors that affect the role of risk for individual’s fitness and connects these factors to relevant elements of academic careers. In this context</w:delText>
        </w:r>
      </w:del>
      <w:ins w:id="345" w:author="Author" w:date="2026-03-30T07:53:00Z" w16du:dateUtc="2026-03-30T05:53:00Z">
        <w:r>
          <w:t>In the context of academic careers</w:t>
        </w:r>
      </w:ins>
      <w:r>
        <w:t xml:space="preserve">, risk-sensitivity theory’s focus on reproductive fitness as the central outcome may be seen as misguided. </w:t>
      </w:r>
      <w:del w:id="346" w:author="Author" w:date="2026-03-30T07:53:00Z" w16du:dateUtc="2026-03-30T05:53:00Z">
        <w:r>
          <w:delText xml:space="preserve">But although researchers do not forage, grow, reproduce, and die in the </w:delText>
        </w:r>
        <w:r>
          <w:rPr>
            <w:i/>
            <w:iCs/>
          </w:rPr>
          <w:delText>biological</w:delText>
        </w:r>
        <w:r>
          <w:delText xml:space="preserve"> sense,  they are undoubtedly concerned with factors that influence  their survival and the propagation of their traits in an </w:delText>
        </w:r>
        <w:r>
          <w:rPr>
            <w:i/>
            <w:iCs/>
          </w:rPr>
          <w:delText>academic</w:delText>
        </w:r>
        <w:r>
          <w:delText xml:space="preserve"> sense. As</w:delText>
        </w:r>
      </w:del>
      <w:ins w:id="347" w:author="Author" w:date="2026-03-30T07:53:00Z" w16du:dateUtc="2026-03-30T05:53:00Z">
        <w:r>
          <w:t>But as</w:t>
        </w:r>
      </w:ins>
      <w:r>
        <w:t xml:space="preserve"> argued by Smaldino &amp; McElreath (2016), academic research satisfies the three requirements for natural selection: variation (e.g., in research practices), consequences of this variation for survival and reproduction (e.g., some practices increase the chances of staying in academia and of being copied by others), and heritability (e.g., PhD students copying the research practices of their advisors). </w:t>
      </w:r>
      <w:del w:id="348" w:author="Author" w:date="2026-03-30T07:53:00Z" w16du:dateUtc="2026-03-30T05:53:00Z">
        <w:r>
          <w:delText>For natural selection to operate,  we do not need to assume that researchers are consciously trying to maximise their ‘academic fitness’</w:delText>
        </w:r>
      </w:del>
      <m:oMath>
        <m:r>
          <w:del w:id="349" w:author="Author" w:date="2026-03-30T07:53:00Z" w16du:dateUtc="2026-03-30T05:53:00Z">
            <w:rPr>
              <w:rFonts w:ascii="Cambria Math" w:hAnsi="Cambria Math"/>
            </w:rPr>
            <m:t> </m:t>
          </w:del>
        </m:r>
      </m:oMath>
      <w:del w:id="350" w:author="Author" w:date="2026-03-30T07:53:00Z" w16du:dateUtc="2026-03-30T05:53:00Z">
        <w:r>
          <w:delText>—</w:delText>
        </w:r>
      </w:del>
      <m:oMath>
        <m:r>
          <w:del w:id="351" w:author="Author" w:date="2026-03-30T07:53:00Z" w16du:dateUtc="2026-03-30T05:53:00Z">
            <w:rPr>
              <w:rFonts w:ascii="Cambria Math" w:hAnsi="Cambria Math"/>
            </w:rPr>
            <m:t> </m:t>
          </w:del>
        </m:r>
      </m:oMath>
      <w:del w:id="352" w:author="Author" w:date="2026-03-30T07:53:00Z" w16du:dateUtc="2026-03-30T05:53:00Z">
        <w:r>
          <w:delText>a</w:delText>
        </w:r>
      </w:del>
      <w:ins w:id="353" w:author="Author" w:date="2026-03-30T07:53:00Z" w16du:dateUtc="2026-03-30T05:53:00Z">
        <w:r>
          <w:t>A</w:t>
        </w:r>
      </w:ins>
      <w:r>
        <w:t xml:space="preserve"> competitive job market will by definition select for individuals whose past behaviour increased their prospects, regardless of their intentions. Such competition </w:t>
      </w:r>
      <w:del w:id="354" w:author="Author" w:date="2026-03-30T07:53:00Z" w16du:dateUtc="2026-03-30T05:53:00Z">
        <w:r>
          <w:delText>can create</w:delText>
        </w:r>
      </w:del>
      <w:ins w:id="355" w:author="Author" w:date="2026-03-30T07:53:00Z" w16du:dateUtc="2026-03-30T05:53:00Z">
        <w:r>
          <w:t>creates</w:t>
        </w:r>
      </w:ins>
      <w:r>
        <w:t xml:space="preserve"> bottlenecks between early-career and tenured positions </w:t>
      </w:r>
      <w:del w:id="356" w:author="Author" w:date="2026-03-30T07:53:00Z" w16du:dateUtc="2026-03-30T05:53:00Z">
        <w:r>
          <w:delText>in many academic disciplines, which inevitably</w:delText>
        </w:r>
      </w:del>
      <w:ins w:id="357" w:author="Author" w:date="2026-03-30T07:53:00Z" w16du:dateUtc="2026-03-30T05:53:00Z">
        <w:r>
          <w:t>that</w:t>
        </w:r>
      </w:ins>
      <w:r>
        <w:t xml:space="preserve"> induce</w:t>
      </w:r>
      <w:del w:id="358" w:author="Author" w:date="2026-03-30T07:53:00Z" w16du:dateUtc="2026-03-30T05:53:00Z">
        <w:r>
          <w:delText xml:space="preserve"> a</w:delText>
        </w:r>
      </w:del>
      <w:r>
        <w:t xml:space="preserve"> selection pressure for career-promoting behaviours (Smaldino &amp; McElreath, 2016; for a similar approach, see also Higginson &amp; Munafò, 2016).</w:t>
      </w:r>
    </w:p>
    <w:p w14:paraId="3D8B9201" w14:textId="77777777" w:rsidR="00167C5D" w:rsidRDefault="00000000">
      <w:pPr>
        <w:pStyle w:val="BodyText"/>
      </w:pPr>
      <w:del w:id="359" w:author="Author" w:date="2026-03-30T07:53:00Z" w16du:dateUtc="2026-03-30T05:53:00Z">
        <w:r>
          <w:delText>In applying risk-sensitivity theory to researchers’ publishing behaviour, we will</w:delText>
        </w:r>
      </w:del>
      <w:ins w:id="360" w:author="Author" w:date="2026-03-30T07:53:00Z" w16du:dateUtc="2026-03-30T05:53:00Z">
        <w:r>
          <w:t>We</w:t>
        </w:r>
      </w:ins>
      <w:r>
        <w:t xml:space="preserve"> therefore conceptualise fitness as career success. </w:t>
      </w:r>
      <w:del w:id="361" w:author="Author" w:date="2026-03-30T07:53:00Z" w16du:dateUtc="2026-03-30T05:53:00Z">
        <w:r>
          <w:delText xml:space="preserve"> </w:delText>
        </w:r>
      </w:del>
      <w:r>
        <w:t>This</w:t>
      </w:r>
      <w:del w:id="362" w:author="Author" w:date="2026-03-30T07:53:00Z" w16du:dateUtc="2026-03-30T05:53:00Z">
        <w:r>
          <w:delText xml:space="preserve"> decision</w:delText>
        </w:r>
      </w:del>
      <w:r>
        <w:t xml:space="preserve"> does not imply that career success </w:t>
      </w:r>
      <w:r>
        <w:lastRenderedPageBreak/>
        <w:t>is the only or the proximal motivation for researchers’ behaviour</w:t>
      </w:r>
      <w:del w:id="363" w:author="Author" w:date="2026-03-30T07:53:00Z" w16du:dateUtc="2026-03-30T05:53:00Z">
        <w:r>
          <w:delText xml:space="preserve"> in practice (or that it is a conscious motive at all),</w:delText>
        </w:r>
      </w:del>
      <w:ins w:id="364" w:author="Author" w:date="2026-03-30T07:53:00Z" w16du:dateUtc="2026-03-30T05:53:00Z">
        <w:r>
          <w:t>,</w:t>
        </w:r>
      </w:ins>
      <w:r>
        <w:t xml:space="preserve"> just as evolutionary theory does not imply that reproductive success is the only </w:t>
      </w:r>
      <w:del w:id="365" w:author="Author" w:date="2026-03-30T07:53:00Z" w16du:dateUtc="2026-03-30T05:53:00Z">
        <w:r>
          <w:delText xml:space="preserve">or the proximal </w:delText>
        </w:r>
      </w:del>
      <w:r>
        <w:t>motivation for human behaviour</w:t>
      </w:r>
      <w:del w:id="366" w:author="Author" w:date="2026-03-30T07:53:00Z" w16du:dateUtc="2026-03-30T05:53:00Z">
        <w:r>
          <w:delText xml:space="preserve"> in everyday life</w:delText>
        </w:r>
      </w:del>
      <w:r>
        <w:t>. However, we do assume that selection for career-promoting behaviours has a noticeable impact on research practice.</w:t>
      </w:r>
    </w:p>
    <w:p w14:paraId="3625A29E" w14:textId="77777777" w:rsidR="00251F6B" w:rsidRDefault="00000000">
      <w:pPr>
        <w:pStyle w:val="CaptionedFigure"/>
        <w:framePr w:wrap="notBeside"/>
        <w:rPr>
          <w:del w:id="367" w:author="Author" w:date="2026-03-30T07:53:00Z" w16du:dateUtc="2026-03-30T05:53:00Z"/>
        </w:rPr>
      </w:pPr>
      <w:del w:id="368" w:author="Author" w:date="2026-03-30T07:53:00Z" w16du:dateUtc="2026-03-30T05:53:00Z">
        <w:r>
          <w:rPr>
            <w:noProof/>
          </w:rPr>
          <w:drawing>
            <wp:inline distT="0" distB="0" distL="0" distR="0">
              <wp:extent cx="2984500" cy="2387600"/>
              <wp:effectExtent l="0" t="0" r="0" b="0"/>
              <wp:docPr id="31" name="Picture" descr="Figure 1: Consequences of non-linear fitness functions. Payoffs b_{low}, b_{safe}, and b_{high} are converted into fitness with a diminishing (blue), linear (grey), or increasing (red) returns function."/>
              <wp:cNvGraphicFramePr/>
              <a:graphic xmlns:a="http://schemas.openxmlformats.org/drawingml/2006/main">
                <a:graphicData uri="http://schemas.openxmlformats.org/drawingml/2006/picture">
                  <pic:pic xmlns:pic="http://schemas.openxmlformats.org/drawingml/2006/picture">
                    <pic:nvPicPr>
                      <pic:cNvPr id="32" name="Picture" descr="rr-risk-sensitivity_files/figure-docx/fitnessplot-1.png"/>
                      <pic:cNvPicPr>
                        <a:picLocks noChangeAspect="1" noChangeArrowheads="1"/>
                      </pic:cNvPicPr>
                    </pic:nvPicPr>
                    <pic:blipFill>
                      <a:blip r:embed="rId8"/>
                      <a:stretch>
                        <a:fillRect/>
                      </a:stretch>
                    </pic:blipFill>
                    <pic:spPr bwMode="auto">
                      <a:xfrm>
                        <a:off x="0" y="0"/>
                        <a:ext cx="2984500" cy="2387600"/>
                      </a:xfrm>
                      <a:prstGeom prst="rect">
                        <a:avLst/>
                      </a:prstGeom>
                      <a:noFill/>
                      <a:ln w="9525">
                        <a:noFill/>
                        <a:headEnd/>
                        <a:tailEnd/>
                      </a:ln>
                    </pic:spPr>
                  </pic:pic>
                </a:graphicData>
              </a:graphic>
            </wp:inline>
          </w:drawing>
        </w:r>
      </w:del>
    </w:p>
    <w:p w14:paraId="2E6CF453" w14:textId="77777777" w:rsidR="00167C5D" w:rsidRDefault="00000000">
      <w:pPr>
        <w:pStyle w:val="CaptionedFigure"/>
        <w:framePr w:wrap="notBeside"/>
        <w:rPr>
          <w:ins w:id="369" w:author="Author" w:date="2026-03-30T07:53:00Z" w16du:dateUtc="2026-03-30T05:53:00Z"/>
        </w:rPr>
      </w:pPr>
      <w:ins w:id="370" w:author="Author" w:date="2026-03-30T07:53:00Z" w16du:dateUtc="2026-03-30T05:53:00Z">
        <w:r>
          <w:rPr>
            <w:noProof/>
          </w:rPr>
          <w:drawing>
            <wp:inline distT="0" distB="0" distL="0" distR="0" wp14:anchorId="4450E822" wp14:editId="6EE62D86">
              <wp:extent cx="2984500" cy="2387600"/>
              <wp:effectExtent l="0" t="0" r="0" b="0"/>
              <wp:docPr id="30" name="Picture" descr="Figure 1: Consequences of non-linear fitness functions. Payoffs b_{low}, b_{safe}, and b_{high} are converted into fitness with a diminishing (blue), linear (grey), or increasing (red) returns function."/>
              <wp:cNvGraphicFramePr/>
              <a:graphic xmlns:a="http://schemas.openxmlformats.org/drawingml/2006/main">
                <a:graphicData uri="http://schemas.openxmlformats.org/drawingml/2006/picture">
                  <pic:pic xmlns:pic="http://schemas.openxmlformats.org/drawingml/2006/picture">
                    <pic:nvPicPr>
                      <pic:cNvPr id="31" name="Picture" descr="rr-risk-sensitivity_trimmed_files/figure-docx/fitnessplot-1.png"/>
                      <pic:cNvPicPr>
                        <a:picLocks noChangeAspect="1" noChangeArrowheads="1"/>
                      </pic:cNvPicPr>
                    </pic:nvPicPr>
                    <pic:blipFill>
                      <a:blip r:embed="rId8"/>
                      <a:stretch>
                        <a:fillRect/>
                      </a:stretch>
                    </pic:blipFill>
                    <pic:spPr bwMode="auto">
                      <a:xfrm>
                        <a:off x="0" y="0"/>
                        <a:ext cx="2984500" cy="2387600"/>
                      </a:xfrm>
                      <a:prstGeom prst="rect">
                        <a:avLst/>
                      </a:prstGeom>
                      <a:noFill/>
                      <a:ln w="9525">
                        <a:noFill/>
                        <a:headEnd/>
                        <a:tailEnd/>
                      </a:ln>
                    </pic:spPr>
                  </pic:pic>
                </a:graphicData>
              </a:graphic>
            </wp:inline>
          </w:drawing>
        </w:r>
      </w:ins>
    </w:p>
    <w:p w14:paraId="24E5E454" w14:textId="77777777" w:rsidR="00167C5D" w:rsidRDefault="00000000">
      <w:pPr>
        <w:pStyle w:val="ImageCaption"/>
      </w:pPr>
      <w:bookmarkStart w:id="371" w:name="fig:fitnessplot"/>
      <w:bookmarkEnd w:id="371"/>
      <w:r>
        <w:rPr>
          <w:i/>
          <w:iCs/>
        </w:rPr>
        <w:lastRenderedPageBreak/>
        <w:t>Figure</w:t>
      </w:r>
      <w:r>
        <w:t xml:space="preserve"> 1. Consequences of non-linear fitness functions. Payoffs </w:t>
      </w:r>
      <m:oMath>
        <m:sSub>
          <m:sSubPr>
            <m:ctrlPr>
              <w:rPr>
                <w:rFonts w:ascii="Cambria Math" w:hAnsi="Cambria Math"/>
              </w:rPr>
            </m:ctrlPr>
          </m:sSubPr>
          <m:e>
            <m:r>
              <w:rPr>
                <w:rFonts w:ascii="Cambria Math" w:hAnsi="Cambria Math"/>
              </w:rPr>
              <m:t>b</m:t>
            </m:r>
          </m:e>
          <m:sub>
            <m:r>
              <w:rPr>
                <w:rFonts w:ascii="Cambria Math" w:hAnsi="Cambria Math"/>
              </w:rPr>
              <m:t>low</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safe</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high</m:t>
            </m:r>
          </m:sub>
        </m:sSub>
      </m:oMath>
      <w:r>
        <w:t xml:space="preserve"> are converted into fitness with a diminishing (blue), linear (grey), or increasing (red) returns function.</w:t>
      </w:r>
    </w:p>
    <w:p w14:paraId="22752BA1" w14:textId="77777777" w:rsidR="00167C5D" w:rsidRDefault="00000000">
      <w:pPr>
        <w:pStyle w:val="Heading4"/>
        <w:framePr w:wrap="around"/>
      </w:pPr>
      <w:bookmarkStart w:id="372" w:name="non-linear-fitness-functions"/>
      <w:r>
        <w:t>Non-linear fitness functions.</w:t>
      </w:r>
    </w:p>
    <w:p w14:paraId="04179369" w14:textId="77777777" w:rsidR="00167C5D" w:rsidRDefault="00000000">
      <w:pPr>
        <w:pStyle w:val="FirstParagraph"/>
      </w:pPr>
      <w:r>
        <w:t xml:space="preserve">The first and perhaps most ubiquitous factor leading individuals to be risk sensitive are non-linear relationships between </w:t>
      </w:r>
      <w:del w:id="373" w:author="Author" w:date="2026-03-30T07:53:00Z" w16du:dateUtc="2026-03-30T05:53:00Z">
        <w:r>
          <w:delText>the</w:delText>
        </w:r>
      </w:del>
      <w:ins w:id="374" w:author="Author" w:date="2026-03-30T07:53:00Z" w16du:dateUtc="2026-03-30T05:53:00Z">
        <w:r>
          <w:t>behavioural</w:t>
        </w:r>
      </w:ins>
      <w:r>
        <w:t xml:space="preserve"> outcomes </w:t>
      </w:r>
      <w:del w:id="375" w:author="Author" w:date="2026-03-30T07:53:00Z" w16du:dateUtc="2026-03-30T05:53:00Z">
        <w:r>
          <w:delText xml:space="preserve">of an individual’s behaviour </w:delText>
        </w:r>
      </w:del>
      <w:r>
        <w:t xml:space="preserve">(e.g., harvested food items, publications) and </w:t>
      </w:r>
      <w:del w:id="376" w:author="Author" w:date="2026-03-30T07:53:00Z" w16du:dateUtc="2026-03-30T05:53:00Z">
        <w:r>
          <w:delText>its reproductive success</w:delText>
        </w:r>
      </w:del>
      <w:ins w:id="377" w:author="Author" w:date="2026-03-30T07:53:00Z" w16du:dateUtc="2026-03-30T05:53:00Z">
        <w:r>
          <w:t>fitness</w:t>
        </w:r>
      </w:ins>
      <w:r>
        <w:t xml:space="preserve"> (Kacelnik &amp; Bateson, 1997). Consider two options, </w:t>
      </w:r>
      <m:oMath>
        <m:sSub>
          <m:sSubPr>
            <m:ctrlPr>
              <w:rPr>
                <w:rFonts w:ascii="Cambria Math" w:hAnsi="Cambria Math"/>
              </w:rPr>
            </m:ctrlPr>
          </m:sSubPr>
          <m:e>
            <m:r>
              <w:rPr>
                <w:rFonts w:ascii="Cambria Math" w:hAnsi="Cambria Math"/>
              </w:rPr>
              <m:t>O</m:t>
            </m:r>
          </m:e>
          <m:sub>
            <m:r>
              <w:rPr>
                <w:rFonts w:ascii="Cambria Math" w:hAnsi="Cambria Math"/>
              </w:rPr>
              <m:t>safe</m:t>
            </m:r>
          </m:sub>
        </m:sSub>
      </m:oMath>
      <w:r>
        <w:t xml:space="preserve"> and </w:t>
      </w:r>
      <m:oMath>
        <m:sSub>
          <m:sSubPr>
            <m:ctrlPr>
              <w:rPr>
                <w:rFonts w:ascii="Cambria Math" w:hAnsi="Cambria Math"/>
              </w:rPr>
            </m:ctrlPr>
          </m:sSubPr>
          <m:e>
            <m:r>
              <w:rPr>
                <w:rFonts w:ascii="Cambria Math" w:hAnsi="Cambria Math"/>
              </w:rPr>
              <m:t>O</m:t>
            </m:r>
          </m:e>
          <m:sub>
            <m:r>
              <w:rPr>
                <w:rFonts w:ascii="Cambria Math" w:hAnsi="Cambria Math"/>
              </w:rPr>
              <m:t>risky</m:t>
            </m:r>
          </m:sub>
        </m:sSub>
      </m:oMath>
      <w:r>
        <w:t xml:space="preserve">. </w:t>
      </w:r>
      <m:oMath>
        <m:sSub>
          <m:sSubPr>
            <m:ctrlPr>
              <w:rPr>
                <w:rFonts w:ascii="Cambria Math" w:hAnsi="Cambria Math"/>
              </w:rPr>
            </m:ctrlPr>
          </m:sSubPr>
          <m:e>
            <m:r>
              <w:rPr>
                <w:rFonts w:ascii="Cambria Math" w:hAnsi="Cambria Math"/>
              </w:rPr>
              <m:t>O</m:t>
            </m:r>
          </m:e>
          <m:sub>
            <m:r>
              <w:rPr>
                <w:rFonts w:ascii="Cambria Math" w:hAnsi="Cambria Math"/>
              </w:rPr>
              <m:t>safe</m:t>
            </m:r>
          </m:sub>
        </m:sSub>
      </m:oMath>
      <w:r>
        <w:t xml:space="preserve"> always gives the same payoff </w:t>
      </w:r>
      <m:oMath>
        <m:sSub>
          <m:sSubPr>
            <m:ctrlPr>
              <w:rPr>
                <w:rFonts w:ascii="Cambria Math" w:hAnsi="Cambria Math"/>
              </w:rPr>
            </m:ctrlPr>
          </m:sSubPr>
          <m:e>
            <m:r>
              <w:rPr>
                <w:rFonts w:ascii="Cambria Math" w:hAnsi="Cambria Math"/>
              </w:rPr>
              <m:t>b</m:t>
            </m:r>
          </m:e>
          <m:sub>
            <m:r>
              <w:rPr>
                <w:rFonts w:ascii="Cambria Math" w:hAnsi="Cambria Math"/>
              </w:rPr>
              <m:t>safe</m:t>
            </m:r>
          </m:sub>
        </m:sSub>
      </m:oMath>
      <w:r>
        <w:t xml:space="preserve">, whereas </w:t>
      </w:r>
      <m:oMath>
        <m:sSub>
          <m:sSubPr>
            <m:ctrlPr>
              <w:rPr>
                <w:rFonts w:ascii="Cambria Math" w:hAnsi="Cambria Math"/>
              </w:rPr>
            </m:ctrlPr>
          </m:sSubPr>
          <m:e>
            <m:r>
              <w:rPr>
                <w:rFonts w:ascii="Cambria Math" w:hAnsi="Cambria Math"/>
              </w:rPr>
              <m:t>O</m:t>
            </m:r>
          </m:e>
          <m:sub>
            <m:r>
              <w:rPr>
                <w:rFonts w:ascii="Cambria Math" w:hAnsi="Cambria Math"/>
              </w:rPr>
              <m:t>risky</m:t>
            </m:r>
          </m:sub>
        </m:sSub>
      </m:oMath>
      <w:r>
        <w:t xml:space="preserve"> gives either a low payoff </w:t>
      </w:r>
      <m:oMath>
        <m:sSub>
          <m:sSubPr>
            <m:ctrlPr>
              <w:rPr>
                <w:rFonts w:ascii="Cambria Math" w:hAnsi="Cambria Math"/>
              </w:rPr>
            </m:ctrlPr>
          </m:sSubPr>
          <m:e>
            <m:r>
              <w:rPr>
                <w:rFonts w:ascii="Cambria Math" w:hAnsi="Cambria Math"/>
              </w:rPr>
              <m:t>b</m:t>
            </m:r>
          </m:e>
          <m:sub>
            <m:r>
              <w:rPr>
                <w:rFonts w:ascii="Cambria Math" w:hAnsi="Cambria Math"/>
              </w:rPr>
              <m:t>low</m:t>
            </m:r>
          </m:sub>
        </m:sSub>
      </m:oMath>
      <w:r>
        <w:t xml:space="preserve"> or a high payoff </w:t>
      </w:r>
      <m:oMath>
        <m:sSub>
          <m:sSubPr>
            <m:ctrlPr>
              <w:rPr>
                <w:rFonts w:ascii="Cambria Math" w:hAnsi="Cambria Math"/>
              </w:rPr>
            </m:ctrlPr>
          </m:sSubPr>
          <m:e>
            <m:r>
              <w:rPr>
                <w:rFonts w:ascii="Cambria Math" w:hAnsi="Cambria Math"/>
              </w:rPr>
              <m:t>b</m:t>
            </m:r>
          </m:e>
          <m:sub>
            <m:r>
              <w:rPr>
                <w:rFonts w:ascii="Cambria Math" w:hAnsi="Cambria Math"/>
              </w:rPr>
              <m:t>high</m:t>
            </m:r>
          </m:sub>
        </m:sSub>
      </m:oMath>
      <w:r>
        <w:t xml:space="preserve">, each with probability </w:t>
      </w:r>
      <m:oMath>
        <m:f>
          <m:fPr>
            <m:ctrlPr>
              <w:rPr>
                <w:rFonts w:ascii="Cambria Math" w:hAnsi="Cambria Math"/>
              </w:rPr>
            </m:ctrlPr>
          </m:fPr>
          <m:num>
            <m:r>
              <w:rPr>
                <w:rFonts w:ascii="Cambria Math" w:hAnsi="Cambria Math"/>
              </w:rPr>
              <m:t>1</m:t>
            </m:r>
          </m:num>
          <m:den>
            <m:r>
              <w:rPr>
                <w:rFonts w:ascii="Cambria Math" w:hAnsi="Cambria Math"/>
              </w:rPr>
              <m:t>2</m:t>
            </m:r>
          </m:den>
        </m:f>
      </m:oMath>
      <w:r>
        <w:t xml:space="preserve">. When </w:t>
      </w:r>
      <m:oMath>
        <m:sSub>
          <m:sSubPr>
            <m:ctrlPr>
              <w:rPr>
                <w:rFonts w:ascii="Cambria Math" w:hAnsi="Cambria Math"/>
              </w:rPr>
            </m:ctrlPr>
          </m:sSubPr>
          <m:e>
            <m:r>
              <w:rPr>
                <w:rFonts w:ascii="Cambria Math" w:hAnsi="Cambria Math"/>
              </w:rPr>
              <m:t>b</m:t>
            </m:r>
          </m:e>
          <m:sub>
            <m:r>
              <w:rPr>
                <w:rFonts w:ascii="Cambria Math" w:hAnsi="Cambria Math"/>
              </w:rPr>
              <m:t>safe</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high</m:t>
                    </m:r>
                  </m:sub>
                </m:sSub>
              </m:e>
            </m: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O</m:t>
            </m:r>
          </m:e>
          <m:sub>
            <m:r>
              <w:rPr>
                <w:rFonts w:ascii="Cambria Math" w:hAnsi="Cambria Math"/>
              </w:rPr>
              <m:t>safe</m:t>
            </m:r>
          </m:sub>
        </m:sSub>
      </m:oMath>
      <w:r>
        <w:t xml:space="preserve"> and </w:t>
      </w:r>
      <m:oMath>
        <m:sSub>
          <m:sSubPr>
            <m:ctrlPr>
              <w:rPr>
                <w:rFonts w:ascii="Cambria Math" w:hAnsi="Cambria Math"/>
              </w:rPr>
            </m:ctrlPr>
          </m:sSubPr>
          <m:e>
            <m:r>
              <w:rPr>
                <w:rFonts w:ascii="Cambria Math" w:hAnsi="Cambria Math"/>
              </w:rPr>
              <m:t>O</m:t>
            </m:r>
          </m:e>
          <m:sub>
            <m:r>
              <w:rPr>
                <w:rFonts w:ascii="Cambria Math" w:hAnsi="Cambria Math"/>
              </w:rPr>
              <m:t>risky</m:t>
            </m:r>
          </m:sub>
        </m:sSub>
      </m:oMath>
      <w:r>
        <w:t xml:space="preserve"> have the same expected payoff. However, </w:t>
      </w:r>
      <w:del w:id="378" w:author="Author" w:date="2026-03-30T07:53:00Z" w16du:dateUtc="2026-03-30T05:53:00Z">
        <w:r>
          <w:delText xml:space="preserve">we would only expect </w:delText>
        </w:r>
      </w:del>
      <w:r>
        <w:t xml:space="preserve">an individual </w:t>
      </w:r>
      <w:del w:id="379" w:author="Author" w:date="2026-03-30T07:53:00Z" w16du:dateUtc="2026-03-30T05:53:00Z">
        <w:r>
          <w:delText>to</w:delText>
        </w:r>
      </w:del>
      <w:ins w:id="380" w:author="Author" w:date="2026-03-30T07:53:00Z" w16du:dateUtc="2026-03-30T05:53:00Z">
        <w:r>
          <w:t>should</w:t>
        </w:r>
      </w:ins>
      <w:r>
        <w:t xml:space="preserve"> be indifferent between the two options </w:t>
      </w:r>
      <w:ins w:id="381" w:author="Author" w:date="2026-03-30T07:53:00Z" w16du:dateUtc="2026-03-30T05:53:00Z">
        <w:r>
          <w:t xml:space="preserve">only </w:t>
        </w:r>
      </w:ins>
      <w:r>
        <w:t xml:space="preserve">if the consequences of their payoffs for </w:t>
      </w:r>
      <w:del w:id="382" w:author="Author" w:date="2026-03-30T07:53:00Z" w16du:dateUtc="2026-03-30T05:53:00Z">
        <w:r>
          <w:delText xml:space="preserve">the individual’s </w:delText>
        </w:r>
      </w:del>
      <w:r>
        <w:t xml:space="preserve">fitness are linear. </w:t>
      </w:r>
      <w:del w:id="383" w:author="Author" w:date="2026-03-30T07:53:00Z" w16du:dateUtc="2026-03-30T05:53:00Z">
        <w:r>
          <w:delText>When the function relating payoffs to fitness is instead convex or concave (yielding increasing or diminishing returns, respectively), the expected fitness of</w:delText>
        </w:r>
      </w:del>
      <w:ins w:id="384" w:author="Author" w:date="2026-03-30T07:53:00Z" w16du:dateUtc="2026-03-30T05:53:00Z">
        <w:r>
          <w:t>As illustrated in Figure 1,</w:t>
        </w:r>
      </w:ins>
      <w:r>
        <w:t xml:space="preserve"> </w:t>
      </w:r>
      <m:oMath>
        <m:sSub>
          <m:sSubPr>
            <m:ctrlPr>
              <w:rPr>
                <w:rFonts w:ascii="Cambria Math" w:hAnsi="Cambria Math"/>
              </w:rPr>
            </m:ctrlPr>
          </m:sSubPr>
          <m:e>
            <m:r>
              <w:rPr>
                <w:rFonts w:ascii="Cambria Math" w:hAnsi="Cambria Math"/>
              </w:rPr>
              <m:t>O</m:t>
            </m:r>
          </m:e>
          <m:sub>
            <m:r>
              <w:rPr>
                <w:rFonts w:ascii="Cambria Math" w:hAnsi="Cambria Math"/>
              </w:rPr>
              <m:t>safe</m:t>
            </m:r>
          </m:sub>
        </m:sSub>
      </m:oMath>
      <w:r>
        <w:t xml:space="preserve"> </w:t>
      </w:r>
      <w:del w:id="385" w:author="Author" w:date="2026-03-30T07:53:00Z" w16du:dateUtc="2026-03-30T05:53:00Z">
        <w:r>
          <w:delText xml:space="preserve">and </w:delText>
        </w:r>
      </w:del>
      <w:ins w:id="386" w:author="Author" w:date="2026-03-30T07:53:00Z" w16du:dateUtc="2026-03-30T05:53:00Z">
        <w:r>
          <w:t xml:space="preserve">provides greater expected fitness than </w:t>
        </w:r>
      </w:ins>
      <m:oMath>
        <m:sSub>
          <m:sSubPr>
            <m:ctrlPr>
              <w:rPr>
                <w:rFonts w:ascii="Cambria Math" w:hAnsi="Cambria Math"/>
              </w:rPr>
            </m:ctrlPr>
          </m:sSubPr>
          <m:e>
            <m:r>
              <w:rPr>
                <w:rFonts w:ascii="Cambria Math" w:hAnsi="Cambria Math"/>
              </w:rPr>
              <m:t>O</m:t>
            </m:r>
          </m:e>
          <m:sub>
            <m:r>
              <w:rPr>
                <w:rFonts w:ascii="Cambria Math" w:hAnsi="Cambria Math"/>
              </w:rPr>
              <m:t>risky</m:t>
            </m:r>
          </m:sub>
        </m:sSub>
      </m:oMath>
      <w:r>
        <w:t xml:space="preserve"> </w:t>
      </w:r>
      <w:del w:id="387" w:author="Author" w:date="2026-03-30T07:53:00Z" w16du:dateUtc="2026-03-30T05:53:00Z">
        <w:r>
          <w:delText xml:space="preserve">will differ and shift the individual’s preference towards risk proneness or risk aversion. An illustration of this example is shown in Figure 1: While the payoffs </w:delText>
        </w:r>
      </w:del>
      <m:oMath>
        <m:sSub>
          <m:sSubPr>
            <m:ctrlPr>
              <w:del w:id="388" w:author="Author" w:date="2026-03-30T07:53:00Z" w16du:dateUtc="2026-03-30T05:53:00Z">
                <w:rPr>
                  <w:rFonts w:ascii="Cambria Math" w:hAnsi="Cambria Math"/>
                </w:rPr>
              </w:del>
            </m:ctrlPr>
          </m:sSubPr>
          <m:e>
            <m:r>
              <w:del w:id="389" w:author="Author" w:date="2026-03-30T07:53:00Z" w16du:dateUtc="2026-03-30T05:53:00Z">
                <w:rPr>
                  <w:rFonts w:ascii="Cambria Math" w:hAnsi="Cambria Math"/>
                </w:rPr>
                <m:t>b</m:t>
              </w:del>
            </m:r>
          </m:e>
          <m:sub>
            <m:r>
              <w:del w:id="390" w:author="Author" w:date="2026-03-30T07:53:00Z" w16du:dateUtc="2026-03-30T05:53:00Z">
                <w:rPr>
                  <w:rFonts w:ascii="Cambria Math" w:hAnsi="Cambria Math"/>
                </w:rPr>
                <m:t>low</m:t>
              </w:del>
            </m:r>
          </m:sub>
        </m:sSub>
      </m:oMath>
      <w:del w:id="391" w:author="Author" w:date="2026-03-30T07:53:00Z" w16du:dateUtc="2026-03-30T05:53:00Z">
        <w:r>
          <w:delText xml:space="preserve">, </w:delText>
        </w:r>
      </w:del>
      <m:oMath>
        <m:sSub>
          <m:sSubPr>
            <m:ctrlPr>
              <w:del w:id="392" w:author="Author" w:date="2026-03-30T07:53:00Z" w16du:dateUtc="2026-03-30T05:53:00Z">
                <w:rPr>
                  <w:rFonts w:ascii="Cambria Math" w:hAnsi="Cambria Math"/>
                </w:rPr>
              </w:del>
            </m:ctrlPr>
          </m:sSubPr>
          <m:e>
            <m:r>
              <w:del w:id="393" w:author="Author" w:date="2026-03-30T07:53:00Z" w16du:dateUtc="2026-03-30T05:53:00Z">
                <w:rPr>
                  <w:rFonts w:ascii="Cambria Math" w:hAnsi="Cambria Math"/>
                </w:rPr>
                <m:t>b</m:t>
              </w:del>
            </m:r>
          </m:e>
          <m:sub>
            <m:r>
              <w:del w:id="394" w:author="Author" w:date="2026-03-30T07:53:00Z" w16du:dateUtc="2026-03-30T05:53:00Z">
                <w:rPr>
                  <w:rFonts w:ascii="Cambria Math" w:hAnsi="Cambria Math"/>
                </w:rPr>
                <m:t>safe</m:t>
              </w:del>
            </m:r>
          </m:sub>
        </m:sSub>
      </m:oMath>
      <w:del w:id="395" w:author="Author" w:date="2026-03-30T07:53:00Z" w16du:dateUtc="2026-03-30T05:53:00Z">
        <w:r>
          <w:delText xml:space="preserve">, and </w:delText>
        </w:r>
      </w:del>
      <m:oMath>
        <m:sSub>
          <m:sSubPr>
            <m:ctrlPr>
              <w:del w:id="396" w:author="Author" w:date="2026-03-30T07:53:00Z" w16du:dateUtc="2026-03-30T05:53:00Z">
                <w:rPr>
                  <w:rFonts w:ascii="Cambria Math" w:hAnsi="Cambria Math"/>
                </w:rPr>
              </w:del>
            </m:ctrlPr>
          </m:sSubPr>
          <m:e>
            <m:r>
              <w:del w:id="397" w:author="Author" w:date="2026-03-30T07:53:00Z" w16du:dateUtc="2026-03-30T05:53:00Z">
                <w:rPr>
                  <w:rFonts w:ascii="Cambria Math" w:hAnsi="Cambria Math"/>
                </w:rPr>
                <m:t>b</m:t>
              </w:del>
            </m:r>
          </m:e>
          <m:sub>
            <m:r>
              <w:del w:id="398" w:author="Author" w:date="2026-03-30T07:53:00Z" w16du:dateUtc="2026-03-30T05:53:00Z">
                <w:rPr>
                  <w:rFonts w:ascii="Cambria Math" w:hAnsi="Cambria Math"/>
                </w:rPr>
                <m:t>high</m:t>
              </w:del>
            </m:r>
          </m:sub>
        </m:sSub>
      </m:oMath>
      <w:del w:id="399" w:author="Author" w:date="2026-03-30T07:53:00Z" w16du:dateUtc="2026-03-30T05:53:00Z">
        <w:r>
          <w:delText xml:space="preserve"> are equidistant on the x-axis, </w:delText>
        </w:r>
      </w:del>
      <m:oMath>
        <m:sSub>
          <m:sSubPr>
            <m:ctrlPr>
              <w:del w:id="400" w:author="Author" w:date="2026-03-30T07:53:00Z" w16du:dateUtc="2026-03-30T05:53:00Z">
                <w:rPr>
                  <w:rFonts w:ascii="Cambria Math" w:hAnsi="Cambria Math"/>
                </w:rPr>
              </w:del>
            </m:ctrlPr>
          </m:sSubPr>
          <m:e>
            <m:r>
              <w:del w:id="401" w:author="Author" w:date="2026-03-30T07:53:00Z" w16du:dateUtc="2026-03-30T05:53:00Z">
                <w:rPr>
                  <w:rFonts w:ascii="Cambria Math" w:hAnsi="Cambria Math"/>
                </w:rPr>
                <m:t>b</m:t>
              </w:del>
            </m:r>
          </m:e>
          <m:sub>
            <m:r>
              <w:del w:id="402" w:author="Author" w:date="2026-03-30T07:53:00Z" w16du:dateUtc="2026-03-30T05:53:00Z">
                <w:rPr>
                  <w:rFonts w:ascii="Cambria Math" w:hAnsi="Cambria Math"/>
                </w:rPr>
                <m:t>safe</m:t>
              </w:del>
            </m:r>
          </m:sub>
        </m:sSub>
      </m:oMath>
      <w:del w:id="403" w:author="Author" w:date="2026-03-30T07:53:00Z" w16du:dateUtc="2026-03-30T05:53:00Z">
        <w:r>
          <w:delText xml:space="preserve"> is associated with greater fitness than the average fitness obtained from </w:delText>
        </w:r>
      </w:del>
      <m:oMath>
        <m:sSub>
          <m:sSubPr>
            <m:ctrlPr>
              <w:del w:id="404" w:author="Author" w:date="2026-03-30T07:53:00Z" w16du:dateUtc="2026-03-30T05:53:00Z">
                <w:rPr>
                  <w:rFonts w:ascii="Cambria Math" w:hAnsi="Cambria Math"/>
                </w:rPr>
              </w:del>
            </m:ctrlPr>
          </m:sSubPr>
          <m:e>
            <m:r>
              <w:del w:id="405" w:author="Author" w:date="2026-03-30T07:53:00Z" w16du:dateUtc="2026-03-30T05:53:00Z">
                <w:rPr>
                  <w:rFonts w:ascii="Cambria Math" w:hAnsi="Cambria Math"/>
                </w:rPr>
                <m:t>b</m:t>
              </w:del>
            </m:r>
          </m:e>
          <m:sub>
            <m:r>
              <w:del w:id="406" w:author="Author" w:date="2026-03-30T07:53:00Z" w16du:dateUtc="2026-03-30T05:53:00Z">
                <w:rPr>
                  <w:rFonts w:ascii="Cambria Math" w:hAnsi="Cambria Math"/>
                </w:rPr>
                <m:t>low</m:t>
              </w:del>
            </m:r>
          </m:sub>
        </m:sSub>
      </m:oMath>
      <w:del w:id="407" w:author="Author" w:date="2026-03-30T07:53:00Z" w16du:dateUtc="2026-03-30T05:53:00Z">
        <w:r>
          <w:delText xml:space="preserve"> and </w:delText>
        </w:r>
      </w:del>
      <m:oMath>
        <m:sSub>
          <m:sSubPr>
            <m:ctrlPr>
              <w:del w:id="408" w:author="Author" w:date="2026-03-30T07:53:00Z" w16du:dateUtc="2026-03-30T05:53:00Z">
                <w:rPr>
                  <w:rFonts w:ascii="Cambria Math" w:hAnsi="Cambria Math"/>
                </w:rPr>
              </w:del>
            </m:ctrlPr>
          </m:sSubPr>
          <m:e>
            <m:r>
              <w:del w:id="409" w:author="Author" w:date="2026-03-30T07:53:00Z" w16du:dateUtc="2026-03-30T05:53:00Z">
                <w:rPr>
                  <w:rFonts w:ascii="Cambria Math" w:hAnsi="Cambria Math"/>
                </w:rPr>
                <m:t>b</m:t>
              </w:del>
            </m:r>
          </m:e>
          <m:sub>
            <m:r>
              <w:del w:id="410" w:author="Author" w:date="2026-03-30T07:53:00Z" w16du:dateUtc="2026-03-30T05:53:00Z">
                <w:rPr>
                  <w:rFonts w:ascii="Cambria Math" w:hAnsi="Cambria Math"/>
                </w:rPr>
                <m:t>high</m:t>
              </w:del>
            </m:r>
          </m:sub>
        </m:sSub>
      </m:oMath>
      <w:del w:id="411" w:author="Author" w:date="2026-03-30T07:53:00Z" w16du:dateUtc="2026-03-30T05:53:00Z">
        <w:r>
          <w:delText xml:space="preserve"> </w:delText>
        </w:r>
      </w:del>
      <w:r>
        <w:t xml:space="preserve">when the </w:t>
      </w:r>
      <w:ins w:id="412" w:author="Author" w:date="2026-03-30T07:53:00Z" w16du:dateUtc="2026-03-30T05:53:00Z">
        <w:r>
          <w:t xml:space="preserve">fitness </w:t>
        </w:r>
      </w:ins>
      <w:r>
        <w:t>function is concave</w:t>
      </w:r>
      <w:del w:id="413" w:author="Author" w:date="2026-03-30T07:53:00Z" w16du:dateUtc="2026-03-30T05:53:00Z">
        <w:r>
          <w:delText>, and with</w:delText>
        </w:r>
      </w:del>
      <w:ins w:id="414" w:author="Author" w:date="2026-03-30T07:53:00Z" w16du:dateUtc="2026-03-30T05:53:00Z">
        <w:r>
          <w:t xml:space="preserve"> (diminishing returns), but</w:t>
        </w:r>
      </w:ins>
      <w:r>
        <w:t xml:space="preserve"> lower </w:t>
      </w:r>
      <w:ins w:id="415" w:author="Author" w:date="2026-03-30T07:53:00Z" w16du:dateUtc="2026-03-30T05:53:00Z">
        <w:r>
          <w:t xml:space="preserve">expected </w:t>
        </w:r>
      </w:ins>
      <w:r>
        <w:t>fitness when the function is convex</w:t>
      </w:r>
      <w:del w:id="416" w:author="Author" w:date="2026-03-30T07:53:00Z" w16du:dateUtc="2026-03-30T05:53:00Z">
        <w:r>
          <w:delText xml:space="preserve">. In other words, </w:delText>
        </w:r>
      </w:del>
      <m:oMath>
        <m:sSub>
          <m:sSubPr>
            <m:ctrlPr>
              <w:del w:id="417" w:author="Author" w:date="2026-03-30T07:53:00Z" w16du:dateUtc="2026-03-30T05:53:00Z">
                <w:rPr>
                  <w:rFonts w:ascii="Cambria Math" w:hAnsi="Cambria Math"/>
                </w:rPr>
              </w:del>
            </m:ctrlPr>
          </m:sSubPr>
          <m:e>
            <m:r>
              <w:del w:id="418" w:author="Author" w:date="2026-03-30T07:53:00Z" w16du:dateUtc="2026-03-30T05:53:00Z">
                <w:rPr>
                  <w:rFonts w:ascii="Cambria Math" w:hAnsi="Cambria Math"/>
                </w:rPr>
                <m:t>O</m:t>
              </w:del>
            </m:r>
          </m:e>
          <m:sub>
            <m:r>
              <w:del w:id="419" w:author="Author" w:date="2026-03-30T07:53:00Z" w16du:dateUtc="2026-03-30T05:53:00Z">
                <w:rPr>
                  <w:rFonts w:ascii="Cambria Math" w:hAnsi="Cambria Math"/>
                </w:rPr>
                <m:t>safe</m:t>
              </w:del>
            </m:r>
          </m:sub>
        </m:sSub>
      </m:oMath>
      <w:del w:id="420" w:author="Author" w:date="2026-03-30T07:53:00Z" w16du:dateUtc="2026-03-30T05:53:00Z">
        <w:r>
          <w:delText xml:space="preserve"> has greater expected fitness than </w:delText>
        </w:r>
      </w:del>
      <m:oMath>
        <m:sSub>
          <m:sSubPr>
            <m:ctrlPr>
              <w:del w:id="421" w:author="Author" w:date="2026-03-30T07:53:00Z" w16du:dateUtc="2026-03-30T05:53:00Z">
                <w:rPr>
                  <w:rFonts w:ascii="Cambria Math" w:hAnsi="Cambria Math"/>
                </w:rPr>
              </w:del>
            </m:ctrlPr>
          </m:sSubPr>
          <m:e>
            <m:r>
              <w:del w:id="422" w:author="Author" w:date="2026-03-30T07:53:00Z" w16du:dateUtc="2026-03-30T05:53:00Z">
                <w:rPr>
                  <w:rFonts w:ascii="Cambria Math" w:hAnsi="Cambria Math"/>
                </w:rPr>
                <m:t>O</m:t>
              </w:del>
            </m:r>
          </m:e>
          <m:sub>
            <m:r>
              <w:del w:id="423" w:author="Author" w:date="2026-03-30T07:53:00Z" w16du:dateUtc="2026-03-30T05:53:00Z">
                <w:rPr>
                  <w:rFonts w:ascii="Cambria Math" w:hAnsi="Cambria Math"/>
                </w:rPr>
                <m:t>risky</m:t>
              </w:del>
            </m:r>
          </m:sub>
        </m:sSub>
      </m:oMath>
      <w:ins w:id="424" w:author="Author" w:date="2026-03-30T07:53:00Z" w16du:dateUtc="2026-03-30T05:53:00Z">
        <w:r>
          <w:t xml:space="preserve"> (increasing returns). Preferences should thus shift towards risk aversion</w:t>
        </w:r>
      </w:ins>
      <w:r>
        <w:t xml:space="preserve"> when returns are diminishing</w:t>
      </w:r>
      <w:del w:id="425" w:author="Author" w:date="2026-03-30T07:53:00Z" w16du:dateUtc="2026-03-30T05:53:00Z">
        <w:r>
          <w:delText xml:space="preserve">, and </w:delText>
        </w:r>
      </w:del>
      <m:oMath>
        <m:sSub>
          <m:sSubPr>
            <m:ctrlPr>
              <w:del w:id="426" w:author="Author" w:date="2026-03-30T07:53:00Z" w16du:dateUtc="2026-03-30T05:53:00Z">
                <w:rPr>
                  <w:rFonts w:ascii="Cambria Math" w:hAnsi="Cambria Math"/>
                </w:rPr>
              </w:del>
            </m:ctrlPr>
          </m:sSubPr>
          <m:e>
            <m:r>
              <w:del w:id="427" w:author="Author" w:date="2026-03-30T07:53:00Z" w16du:dateUtc="2026-03-30T05:53:00Z">
                <w:rPr>
                  <w:rFonts w:ascii="Cambria Math" w:hAnsi="Cambria Math"/>
                </w:rPr>
                <m:t>O</m:t>
              </w:del>
            </m:r>
          </m:e>
          <m:sub>
            <m:r>
              <w:del w:id="428" w:author="Author" w:date="2026-03-30T07:53:00Z" w16du:dateUtc="2026-03-30T05:53:00Z">
                <w:rPr>
                  <w:rFonts w:ascii="Cambria Math" w:hAnsi="Cambria Math"/>
                </w:rPr>
                <m:t>risky</m:t>
              </w:del>
            </m:r>
          </m:sub>
        </m:sSub>
      </m:oMath>
      <w:del w:id="429" w:author="Author" w:date="2026-03-30T07:53:00Z" w16du:dateUtc="2026-03-30T05:53:00Z">
        <w:r>
          <w:delText xml:space="preserve"> has greater expected fitness than </w:delText>
        </w:r>
      </w:del>
      <m:oMath>
        <m:sSub>
          <m:sSubPr>
            <m:ctrlPr>
              <w:del w:id="430" w:author="Author" w:date="2026-03-30T07:53:00Z" w16du:dateUtc="2026-03-30T05:53:00Z">
                <w:rPr>
                  <w:rFonts w:ascii="Cambria Math" w:hAnsi="Cambria Math"/>
                </w:rPr>
              </w:del>
            </m:ctrlPr>
          </m:sSubPr>
          <m:e>
            <m:r>
              <w:del w:id="431" w:author="Author" w:date="2026-03-30T07:53:00Z" w16du:dateUtc="2026-03-30T05:53:00Z">
                <w:rPr>
                  <w:rFonts w:ascii="Cambria Math" w:hAnsi="Cambria Math"/>
                </w:rPr>
                <m:t>O</m:t>
              </w:del>
            </m:r>
          </m:e>
          <m:sub>
            <m:r>
              <w:del w:id="432" w:author="Author" w:date="2026-03-30T07:53:00Z" w16du:dateUtc="2026-03-30T05:53:00Z">
                <w:rPr>
                  <w:rFonts w:ascii="Cambria Math" w:hAnsi="Cambria Math"/>
                </w:rPr>
                <m:t>safe</m:t>
              </w:del>
            </m:r>
          </m:sub>
        </m:sSub>
      </m:oMath>
      <w:ins w:id="433" w:author="Author" w:date="2026-03-30T07:53:00Z" w16du:dateUtc="2026-03-30T05:53:00Z">
        <w:r>
          <w:t xml:space="preserve"> and towards risk proneness</w:t>
        </w:r>
      </w:ins>
      <w:r>
        <w:t xml:space="preserve"> when returns are increasing.</w:t>
      </w:r>
    </w:p>
    <w:p w14:paraId="177EE768" w14:textId="77777777" w:rsidR="00167C5D" w:rsidRDefault="00000000">
      <w:pPr>
        <w:pStyle w:val="BodyText"/>
      </w:pPr>
      <w:r>
        <w:lastRenderedPageBreak/>
        <w:t>Non-linear relationships are arguably the norm in the natural world and linear relationships the exception. This plausibly holds for academia as well</w:t>
      </w:r>
      <w:del w:id="434" w:author="Author" w:date="2026-03-30T07:53:00Z" w16du:dateUtc="2026-03-30T05:53:00Z">
        <w:r>
          <w:delText>, where the effect of</w:delText>
        </w:r>
      </w:del>
      <w:ins w:id="435" w:author="Author" w:date="2026-03-30T07:53:00Z" w16du:dateUtc="2026-03-30T05:53:00Z">
        <w:r>
          <w:t>: Any additional</w:t>
        </w:r>
      </w:ins>
      <w:r>
        <w:t xml:space="preserve"> publication </w:t>
      </w:r>
      <w:del w:id="436" w:author="Author" w:date="2026-03-30T07:53:00Z" w16du:dateUtc="2026-03-30T05:53:00Z">
        <w:r>
          <w:delText xml:space="preserve">success on researchers’ career success might change over time: For early-career researchers, small increases in the number or impact of publications </w:delText>
        </w:r>
      </w:del>
      <w:r>
        <w:t>may have an accelerated effect on career success</w:t>
      </w:r>
      <w:del w:id="437" w:author="Author" w:date="2026-03-30T07:53:00Z" w16du:dateUtc="2026-03-30T05:53:00Z">
        <w:r>
          <w:delText>, whereas any one addition to the long publication record of an</w:delText>
        </w:r>
      </w:del>
      <w:ins w:id="438" w:author="Author" w:date="2026-03-30T07:53:00Z" w16du:dateUtc="2026-03-30T05:53:00Z">
        <w:r>
          <w:t xml:space="preserve"> for early-career researchers, but seem negligible for</w:t>
        </w:r>
      </w:ins>
      <w:r>
        <w:t xml:space="preserve"> established </w:t>
      </w:r>
      <w:del w:id="439" w:author="Author" w:date="2026-03-30T07:53:00Z" w16du:dateUtc="2026-03-30T05:53:00Z">
        <w:r>
          <w:delText xml:space="preserve">professor may have a negligible effect for their career. </w:delText>
        </w:r>
      </w:del>
      <w:ins w:id="440" w:author="Author" w:date="2026-03-30T07:53:00Z" w16du:dateUtc="2026-03-30T05:53:00Z">
        <w:r>
          <w:t>professors.</w:t>
        </w:r>
      </w:ins>
    </w:p>
    <w:p w14:paraId="7A804676" w14:textId="77777777" w:rsidR="00167C5D" w:rsidRDefault="00000000">
      <w:pPr>
        <w:pStyle w:val="Heading4"/>
        <w:framePr w:wrap="around"/>
      </w:pPr>
      <w:bookmarkStart w:id="441" w:name="X8f9bcdcc5e7ec2058a15a3f8e5561bc2134a672"/>
      <w:bookmarkEnd w:id="372"/>
      <w:r>
        <w:t>Number of decision events before evaluation.</w:t>
      </w:r>
    </w:p>
    <w:p w14:paraId="261C1A39" w14:textId="77777777" w:rsidR="00167C5D" w:rsidRDefault="00000000">
      <w:pPr>
        <w:pStyle w:val="FirstParagraph"/>
      </w:pPr>
      <w:r>
        <w:t>A second risk-relevant factor</w:t>
      </w:r>
      <w:del w:id="442" w:author="Author" w:date="2026-03-30T07:53:00Z" w16du:dateUtc="2026-03-30T05:53:00Z">
        <w:r>
          <w:delText xml:space="preserve"> considered here</w:delText>
        </w:r>
      </w:del>
      <w:r>
        <w:t xml:space="preserve"> is the number of decision events taking place before an individual’s fitness is evaluated. When a risky option is chosen repeatedly, the average of </w:t>
      </w:r>
      <w:del w:id="443" w:author="Author" w:date="2026-03-30T07:53:00Z" w16du:dateUtc="2026-03-30T05:53:00Z">
        <w:r>
          <w:delText xml:space="preserve">the </w:delText>
        </w:r>
      </w:del>
      <w:r>
        <w:t xml:space="preserve">accumulating payoffs </w:t>
      </w:r>
      <w:del w:id="444" w:author="Author" w:date="2026-03-30T07:53:00Z" w16du:dateUtc="2026-03-30T05:53:00Z">
        <w:r>
          <w:delText>gets closer and closer to</w:delText>
        </w:r>
      </w:del>
      <w:ins w:id="445" w:author="Author" w:date="2026-03-30T07:53:00Z" w16du:dateUtc="2026-03-30T05:53:00Z">
        <w:r>
          <w:t>approaches</w:t>
        </w:r>
      </w:ins>
      <w:r>
        <w:t xml:space="preserve"> the long-run expected payoff. </w:t>
      </w:r>
      <w:del w:id="446" w:author="Author" w:date="2026-03-30T07:53:00Z" w16du:dateUtc="2026-03-30T05:53:00Z">
        <w:r>
          <w:delText>This means that</w:delText>
        </w:r>
      </w:del>
      <w:ins w:id="447" w:author="Author" w:date="2026-03-30T07:53:00Z" w16du:dateUtc="2026-03-30T05:53:00Z">
        <w:r>
          <w:t>The risky option then becomes relatively more attractive because</w:t>
        </w:r>
      </w:ins>
      <w:r>
        <w:t xml:space="preserve"> the danger of </w:t>
      </w:r>
      <w:del w:id="448" w:author="Author" w:date="2026-03-30T07:53:00Z" w16du:dateUtc="2026-03-30T05:53:00Z">
        <w:r>
          <w:delText xml:space="preserve">loosing out completely by </w:delText>
        </w:r>
      </w:del>
      <w:r>
        <w:t xml:space="preserve">only </w:t>
      </w:r>
      <w:ins w:id="449" w:author="Author" w:date="2026-03-30T07:53:00Z" w16du:dateUtc="2026-03-30T05:53:00Z">
        <w:r>
          <w:t xml:space="preserve">ever </w:t>
        </w:r>
      </w:ins>
      <w:r>
        <w:t xml:space="preserve">acquiring the lowest possible payoff </w:t>
      </w:r>
      <w:del w:id="450" w:author="Author" w:date="2026-03-30T07:53:00Z" w16du:dateUtc="2026-03-30T05:53:00Z">
        <w:r>
          <w:delText xml:space="preserve">of the risky option </w:delText>
        </w:r>
      </w:del>
      <w:r>
        <w:t>diminishes</w:t>
      </w:r>
      <w:del w:id="451" w:author="Author" w:date="2026-03-30T07:53:00Z" w16du:dateUtc="2026-03-30T05:53:00Z">
        <w:r>
          <w:delText>, making the risky option relatively more attractive.</w:delText>
        </w:r>
      </w:del>
      <w:ins w:id="452" w:author="Author" w:date="2026-03-30T07:53:00Z" w16du:dateUtc="2026-03-30T05:53:00Z">
        <w:r>
          <w:t>.</w:t>
        </w:r>
      </w:ins>
      <w:r>
        <w:t xml:space="preserve"> However, this </w:t>
      </w:r>
      <w:del w:id="453" w:author="Author" w:date="2026-03-30T07:53:00Z" w16du:dateUtc="2026-03-30T05:53:00Z">
        <w:r>
          <w:delText xml:space="preserve">relationship </w:delText>
        </w:r>
      </w:del>
      <w:r>
        <w:t xml:space="preserve">only holds for repeated </w:t>
      </w:r>
      <w:del w:id="454" w:author="Author" w:date="2026-03-30T07:53:00Z" w16du:dateUtc="2026-03-30T05:53:00Z">
        <w:r>
          <w:delText>decision events</w:delText>
        </w:r>
      </w:del>
      <w:ins w:id="455" w:author="Author" w:date="2026-03-30T07:53:00Z" w16du:dateUtc="2026-03-30T05:53:00Z">
        <w:r>
          <w:t>decisions</w:t>
        </w:r>
      </w:ins>
      <w:r>
        <w:t xml:space="preserve"> </w:t>
      </w:r>
      <w:r>
        <w:rPr>
          <w:i/>
          <w:iCs/>
        </w:rPr>
        <w:t>before</w:t>
      </w:r>
      <w:r>
        <w:t xml:space="preserve"> </w:t>
      </w:r>
      <w:del w:id="456" w:author="Author" w:date="2026-03-30T07:53:00Z" w16du:dateUtc="2026-03-30T05:53:00Z">
        <w:r>
          <w:delText xml:space="preserve">an individual’s </w:delText>
        </w:r>
      </w:del>
      <w:r>
        <w:t>fitness is evaluated</w:t>
      </w:r>
      <w:del w:id="457" w:author="Author" w:date="2026-03-30T07:53:00Z" w16du:dateUtc="2026-03-30T05:53:00Z">
        <w:r>
          <w:delText>.</w:delText>
        </w:r>
      </w:del>
      <w:ins w:id="458" w:author="Author" w:date="2026-03-30T07:53:00Z" w16du:dateUtc="2026-03-30T05:53:00Z">
        <w:r>
          <w:t>:</w:t>
        </w:r>
      </w:ins>
      <w:r>
        <w:t xml:space="preserve"> When fitness is evaluated after a single decision event, </w:t>
      </w:r>
      <w:del w:id="459" w:author="Author" w:date="2026-03-30T07:53:00Z" w16du:dateUtc="2026-03-30T05:53:00Z">
        <w:r>
          <w:delText xml:space="preserve">a risky option is more likely to yield an </w:delText>
        </w:r>
      </w:del>
      <w:r>
        <w:t xml:space="preserve">extreme </w:t>
      </w:r>
      <w:del w:id="460" w:author="Author" w:date="2026-03-30T07:53:00Z" w16du:dateUtc="2026-03-30T05:53:00Z">
        <w:r>
          <w:delText>outcome that translates</w:delText>
        </w:r>
      </w:del>
      <w:ins w:id="461" w:author="Author" w:date="2026-03-30T07:53:00Z" w16du:dateUtc="2026-03-30T05:53:00Z">
        <w:r>
          <w:t>outcomes leading</w:t>
        </w:r>
      </w:ins>
      <w:r>
        <w:t xml:space="preserve"> to zero fitness (i.e., death or an ultimate failure to reproduce</w:t>
      </w:r>
      <w:del w:id="462" w:author="Author" w:date="2026-03-30T07:53:00Z" w16du:dateUtc="2026-03-30T05:53:00Z">
        <w:r>
          <w:delText>).</w:delText>
        </w:r>
      </w:del>
      <w:ins w:id="463" w:author="Author" w:date="2026-03-30T07:53:00Z" w16du:dateUtc="2026-03-30T05:53:00Z">
        <w:r>
          <w:t>) are more likely and risk-averse strategies may be more adaptive, even when risk-prone strategies produce better outcomes within any one generation (Haaland, Wright, &amp; Ratikainen, 2019).</w:t>
        </w:r>
        <w:r>
          <w:rPr>
            <w:rStyle w:val="FootnoteReference"/>
          </w:rPr>
          <w:footnoteReference w:id="5"/>
        </w:r>
      </w:ins>
    </w:p>
    <w:p w14:paraId="6BFACEE9" w14:textId="77777777" w:rsidR="00251F6B" w:rsidRDefault="00000000">
      <w:pPr>
        <w:pStyle w:val="BodyText"/>
        <w:rPr>
          <w:del w:id="465" w:author="Author" w:date="2026-03-30T07:53:00Z" w16du:dateUtc="2026-03-30T05:53:00Z"/>
        </w:rPr>
      </w:pPr>
      <w:del w:id="466" w:author="Author" w:date="2026-03-30T07:53:00Z" w16du:dateUtc="2026-03-30T05:53:00Z">
        <w:r>
          <w:lastRenderedPageBreak/>
          <w:delText xml:space="preserve">In situations like this, when a single risky decision might cost an individual’s life or offspring, average fitness is best described by the geometric mean instead of the arithmetic mean (Haaland, Wright, &amp; Ratikainen, 2019). The geometric mean is more sensitive to variance because it is multiplicative, capturing the fact that one failure to reproduce can end a genetic lineage. This circumstance has been shown to produce bet-hedging: Risk-averse strategies may be more adaptive across many generations even when more risk-prone strategies produce better outcomes in any one generation, simply because risk-proneness is also more likely to lead to extinction by sheer bad luck (Haaland et al., 2019). While average fitness across generations is best represented with the geometric mean, average fitness </w:delText>
        </w:r>
        <w:r>
          <w:rPr>
            <w:i/>
            <w:iCs/>
          </w:rPr>
          <w:delText>within</w:delText>
        </w:r>
        <w:r>
          <w:delText xml:space="preserve"> a generation is better captured by the arithmetic mean, reflecting the additive accumulation of payoffs from decision events before fitness is evaluated. Therefore, as the number of decision events per generation (i.e., before fitness is evaluated) increases, the variance-sensitive geometric mean of acquired payoffs becomes relatively less important and the less variance-sensitive arithmetic mean becomes more important. Consequently, an individual’s behaviour should switch from relative risk-aversion to relative risk-proneness.</w:delText>
        </w:r>
      </w:del>
    </w:p>
    <w:p w14:paraId="0FE0C44C" w14:textId="77777777" w:rsidR="00251F6B" w:rsidRDefault="00000000">
      <w:pPr>
        <w:pStyle w:val="BodyText"/>
        <w:rPr>
          <w:del w:id="467" w:author="Author" w:date="2026-03-30T07:53:00Z" w16du:dateUtc="2026-03-30T05:53:00Z"/>
        </w:rPr>
      </w:pPr>
      <w:r>
        <w:t xml:space="preserve">For the purpose of the present study, ‘decision events’ refer to researchers’ </w:t>
      </w:r>
      <w:del w:id="468" w:author="Author" w:date="2026-03-30T07:53:00Z" w16du:dateUtc="2026-03-30T05:53:00Z">
        <w:r>
          <w:delText>decisions</w:delText>
        </w:r>
      </w:del>
      <w:ins w:id="469" w:author="Author" w:date="2026-03-30T07:53:00Z" w16du:dateUtc="2026-03-30T05:53:00Z">
        <w:r>
          <w:t>choices</w:t>
        </w:r>
      </w:ins>
      <w:r>
        <w:t xml:space="preserve"> of whether to conduct a Registered Report or pursue the standard publication </w:t>
      </w:r>
      <w:r>
        <w:lastRenderedPageBreak/>
        <w:t xml:space="preserve">route. </w:t>
      </w:r>
      <w:del w:id="470" w:author="Author" w:date="2026-03-30T07:53:00Z" w16du:dateUtc="2026-03-30T05:53:00Z">
        <w:r>
          <w:delText>Because Registered Reports must be submitted before data collection, such decisions occur whenever researchers start a new empirical project that they later may want to publish.</w:delText>
        </w:r>
        <w:r>
          <w:rPr>
            <w:rStyle w:val="FootnoteReference"/>
          </w:rPr>
          <w:footnoteReference w:id="6"/>
        </w:r>
        <w:r>
          <w:delText xml:space="preserve"> </w:delText>
        </w:r>
      </w:del>
      <w:r>
        <w:t xml:space="preserve">The number of decision events before evaluation </w:t>
      </w:r>
      <w:del w:id="472" w:author="Author" w:date="2026-03-30T07:53:00Z" w16du:dateUtc="2026-03-30T05:53:00Z">
        <w:r>
          <w:delText xml:space="preserve">thus </w:delText>
        </w:r>
      </w:del>
      <w:r>
        <w:t xml:space="preserve">reflects the number of empirical projects that a researcher can </w:t>
      </w:r>
      <w:del w:id="473" w:author="Author" w:date="2026-03-30T07:53:00Z" w16du:dateUtc="2026-03-30T05:53:00Z">
        <w:r>
          <w:delText>conduct</w:delText>
        </w:r>
      </w:del>
      <w:ins w:id="474" w:author="Author" w:date="2026-03-30T07:53:00Z" w16du:dateUtc="2026-03-30T05:53:00Z">
        <w:r>
          <w:t>complete</w:t>
        </w:r>
      </w:ins>
      <w:r>
        <w:t xml:space="preserve"> before their publication record is considered for hiring, promotion, or grant funding decisions. We</w:t>
      </w:r>
      <w:del w:id="475" w:author="Author" w:date="2026-03-30T07:53:00Z" w16du:dateUtc="2026-03-30T05:53:00Z">
        <w:r>
          <w:delText xml:space="preserve"> will</w:delText>
        </w:r>
      </w:del>
      <w:r>
        <w:t xml:space="preserve"> call this parameter ‘empirical pace’.</w:t>
      </w:r>
    </w:p>
    <w:p w14:paraId="1F26D234" w14:textId="77777777" w:rsidR="00167C5D" w:rsidRDefault="00000000">
      <w:pPr>
        <w:pStyle w:val="BodyText"/>
      </w:pPr>
      <w:del w:id="476" w:author="Author" w:date="2026-03-30T07:53:00Z" w16du:dateUtc="2026-03-30T05:53:00Z">
        <w:r>
          <w:delText>Key factors influencing empirical pace are the time and resources required to conduct a study and the time and resources researchers have available.</w:delText>
        </w:r>
      </w:del>
      <w:r>
        <w:t xml:space="preserve"> Empirical pace may </w:t>
      </w:r>
      <w:del w:id="477" w:author="Author" w:date="2026-03-30T07:53:00Z" w16du:dateUtc="2026-03-30T05:53:00Z">
        <w:r>
          <w:delText xml:space="preserve">thus </w:delText>
        </w:r>
      </w:del>
      <w:r>
        <w:t xml:space="preserve">differ between research areas that vary in </w:t>
      </w:r>
      <w:ins w:id="478" w:author="Author" w:date="2026-03-30T07:53:00Z" w16du:dateUtc="2026-03-30T05:53:00Z">
        <w:r>
          <w:t xml:space="preserve">the </w:t>
        </w:r>
      </w:ins>
      <w:r>
        <w:t>speed and</w:t>
      </w:r>
      <w:del w:id="479" w:author="Author" w:date="2026-03-30T07:53:00Z" w16du:dateUtc="2026-03-30T05:53:00Z">
        <w:r>
          <w:delText>/or</w:delText>
        </w:r>
      </w:del>
      <w:r>
        <w:t xml:space="preserve"> cost of data collection (e.g., </w:t>
      </w:r>
      <w:del w:id="480" w:author="Author" w:date="2026-03-30T07:53:00Z" w16du:dateUtc="2026-03-30T05:53:00Z">
        <w:r>
          <w:delText xml:space="preserve">a field relying on </w:delText>
        </w:r>
      </w:del>
      <w:r>
        <w:t xml:space="preserve">online questionnaires </w:t>
      </w:r>
      <w:r>
        <w:rPr>
          <w:i/>
          <w:iCs/>
        </w:rPr>
        <w:t>vs</w:t>
      </w:r>
      <w:r>
        <w:t xml:space="preserve"> </w:t>
      </w:r>
      <w:del w:id="481" w:author="Author" w:date="2026-03-30T07:53:00Z" w16du:dateUtc="2026-03-30T05:53:00Z">
        <w:r>
          <w:delText xml:space="preserve">a field relying on </w:delText>
        </w:r>
      </w:del>
      <w:r>
        <w:t>fMRI studies</w:t>
      </w:r>
      <w:del w:id="482" w:author="Author" w:date="2026-03-30T07:53:00Z" w16du:dateUtc="2026-03-30T05:53:00Z">
        <w:r>
          <w:delText>) or</w:delText>
        </w:r>
      </w:del>
      <w:ins w:id="483" w:author="Author" w:date="2026-03-30T07:53:00Z" w16du:dateUtc="2026-03-30T05:53:00Z">
        <w:r>
          <w:t>),</w:t>
        </w:r>
      </w:ins>
      <w:r>
        <w:t xml:space="preserve"> between </w:t>
      </w:r>
      <w:del w:id="484" w:author="Author" w:date="2026-03-30T07:53:00Z" w16du:dateUtc="2026-03-30T05:53:00Z">
        <w:r>
          <w:delText xml:space="preserve">research </w:delText>
        </w:r>
      </w:del>
      <w:r>
        <w:t>labs that vary in funding and manpower</w:t>
      </w:r>
      <w:del w:id="485" w:author="Author" w:date="2026-03-30T07:53:00Z" w16du:dateUtc="2026-03-30T05:53:00Z">
        <w:r>
          <w:delText xml:space="preserve"> (for a discussion of the related concept ‘startup cost’ and its impact, see also Tiokhin, Yan, &amp; Morgan, 2021). Even</w:delText>
        </w:r>
      </w:del>
      <w:ins w:id="486" w:author="Author" w:date="2026-03-30T07:53:00Z" w16du:dateUtc="2026-03-30T05:53:00Z">
        <w:r>
          <w:t>, and even between</w:t>
        </w:r>
      </w:ins>
      <w:r>
        <w:t xml:space="preserve"> career </w:t>
      </w:r>
      <w:del w:id="487" w:author="Author" w:date="2026-03-30T07:53:00Z" w16du:dateUtc="2026-03-30T05:53:00Z">
        <w:r>
          <w:delText>stage might affect empirical pace to some extent, for example because career progress</w:delText>
        </w:r>
      </w:del>
      <w:ins w:id="488" w:author="Author" w:date="2026-03-30T07:53:00Z" w16du:dateUtc="2026-03-30T05:53:00Z">
        <w:r>
          <w:t>stages, as seniority</w:t>
        </w:r>
      </w:ins>
      <w:r>
        <w:t xml:space="preserve"> often comes with increased </w:t>
      </w:r>
      <w:del w:id="489" w:author="Author" w:date="2026-03-30T07:53:00Z" w16du:dateUtc="2026-03-30T05:53:00Z">
        <w:r>
          <w:delText>funding and the supervision of</w:delText>
        </w:r>
      </w:del>
      <w:ins w:id="490" w:author="Author" w:date="2026-03-30T07:53:00Z" w16du:dateUtc="2026-03-30T05:53:00Z">
        <w:r>
          <w:t>resources (R. Müller, 2014), while</w:t>
        </w:r>
      </w:ins>
      <w:r>
        <w:t xml:space="preserve"> junior researchers </w:t>
      </w:r>
      <w:del w:id="491" w:author="Author" w:date="2026-03-30T07:53:00Z" w16du:dateUtc="2026-03-30T05:53:00Z">
        <w:r>
          <w:delText>whose efforts boost the supervisors’ output (R. Müller, 2014), and because junior researchers often have</w:delText>
        </w:r>
      </w:del>
      <w:ins w:id="492" w:author="Author" w:date="2026-03-30T07:53:00Z" w16du:dateUtc="2026-03-30T05:53:00Z">
        <w:r>
          <w:t>face</w:t>
        </w:r>
      </w:ins>
      <w:r>
        <w:t xml:space="preserve"> short</w:t>
      </w:r>
      <w:del w:id="493" w:author="Author" w:date="2026-03-30T07:53:00Z" w16du:dateUtc="2026-03-30T05:53:00Z">
        <w:r>
          <w:delText>-term</w:delText>
        </w:r>
      </w:del>
      <w:r>
        <w:t xml:space="preserve"> contracts that limit the </w:t>
      </w:r>
      <w:del w:id="494" w:author="Author" w:date="2026-03-30T07:53:00Z" w16du:dateUtc="2026-03-30T05:53:00Z">
        <w:r>
          <w:delText xml:space="preserve">available </w:delText>
        </w:r>
      </w:del>
      <w:r>
        <w:t xml:space="preserve">time for producing </w:t>
      </w:r>
      <w:del w:id="495" w:author="Author" w:date="2026-03-30T07:53:00Z" w16du:dateUtc="2026-03-30T05:53:00Z">
        <w:r>
          <w:delText xml:space="preserve">research </w:delText>
        </w:r>
      </w:del>
      <w:r>
        <w:t xml:space="preserve">output before their </w:t>
      </w:r>
      <w:del w:id="496" w:author="Author" w:date="2026-03-30T07:53:00Z" w16du:dateUtc="2026-03-30T05:53:00Z">
        <w:r>
          <w:delText xml:space="preserve">CVs are evaluated for the </w:delText>
        </w:r>
      </w:del>
      <w:r>
        <w:t xml:space="preserve">next </w:t>
      </w:r>
      <w:ins w:id="497" w:author="Author" w:date="2026-03-30T07:53:00Z" w16du:dateUtc="2026-03-30T05:53:00Z">
        <w:r>
          <w:t xml:space="preserve">job </w:t>
        </w:r>
      </w:ins>
      <w:r>
        <w:t>application.</w:t>
      </w:r>
    </w:p>
    <w:p w14:paraId="2B3D1318" w14:textId="77777777" w:rsidR="00251F6B" w:rsidRDefault="00000000">
      <w:pPr>
        <w:pStyle w:val="CaptionedFigure"/>
        <w:framePr w:wrap="notBeside"/>
        <w:rPr>
          <w:del w:id="498" w:author="Author" w:date="2026-03-30T07:53:00Z" w16du:dateUtc="2026-03-30T05:53:00Z"/>
        </w:rPr>
      </w:pPr>
      <w:del w:id="499" w:author="Author" w:date="2026-03-30T07:53:00Z" w16du:dateUtc="2026-03-30T05:53:00Z">
        <w:r>
          <w:rPr>
            <w:noProof/>
          </w:rPr>
          <w:lastRenderedPageBreak/>
          <w:drawing>
            <wp:inline distT="0" distB="0" distL="0" distR="0">
              <wp:extent cx="3581400" cy="2865120"/>
              <wp:effectExtent l="0" t="0" r="0" b="0"/>
              <wp:docPr id="37" name="Picture" descr="Figure 2: Survival thresholds. When fitness drops to zero below the low threshold (dashed line), individuals should be risk-averse because the outcomes of the low-risk option (narrow distribution) are guaranteed to lie above the threshold and the outcomes of the high-risk option (wide distribution) have a non-negligible risk of falling below the threshold. When fitness drops to zero below the high threshold (dotted line), individuals should be risk-prone because only the high-risk option provides a chance of passing the threshold."/>
              <wp:cNvGraphicFramePr/>
              <a:graphic xmlns:a="http://schemas.openxmlformats.org/drawingml/2006/main">
                <a:graphicData uri="http://schemas.openxmlformats.org/drawingml/2006/picture">
                  <pic:pic xmlns:pic="http://schemas.openxmlformats.org/drawingml/2006/picture">
                    <pic:nvPicPr>
                      <pic:cNvPr id="38" name="Picture" descr="rr-risk-sensitivity_files/figure-docx/varianceplot-1.png"/>
                      <pic:cNvPicPr>
                        <a:picLocks noChangeAspect="1" noChangeArrowheads="1"/>
                      </pic:cNvPicPr>
                    </pic:nvPicPr>
                    <pic:blipFill>
                      <a:blip r:embed="rId9"/>
                      <a:stretch>
                        <a:fillRect/>
                      </a:stretch>
                    </pic:blipFill>
                    <pic:spPr bwMode="auto">
                      <a:xfrm>
                        <a:off x="0" y="0"/>
                        <a:ext cx="3581400" cy="2865120"/>
                      </a:xfrm>
                      <a:prstGeom prst="rect">
                        <a:avLst/>
                      </a:prstGeom>
                      <a:noFill/>
                      <a:ln w="9525">
                        <a:noFill/>
                        <a:headEnd/>
                        <a:tailEnd/>
                      </a:ln>
                    </pic:spPr>
                  </pic:pic>
                </a:graphicData>
              </a:graphic>
            </wp:inline>
          </w:drawing>
        </w:r>
      </w:del>
    </w:p>
    <w:p w14:paraId="2F5AD209" w14:textId="77777777" w:rsidR="00167C5D" w:rsidRDefault="00000000">
      <w:pPr>
        <w:pStyle w:val="CaptionedFigure"/>
        <w:framePr w:wrap="notBeside"/>
        <w:rPr>
          <w:ins w:id="500" w:author="Author" w:date="2026-03-30T07:53:00Z" w16du:dateUtc="2026-03-30T05:53:00Z"/>
        </w:rPr>
      </w:pPr>
      <w:ins w:id="501" w:author="Author" w:date="2026-03-30T07:53:00Z" w16du:dateUtc="2026-03-30T05:53:00Z">
        <w:r>
          <w:rPr>
            <w:noProof/>
          </w:rPr>
          <w:drawing>
            <wp:inline distT="0" distB="0" distL="0" distR="0" wp14:anchorId="0F6D7155" wp14:editId="74A182E5">
              <wp:extent cx="3581400" cy="2865120"/>
              <wp:effectExtent l="0" t="0" r="0" b="0"/>
              <wp:docPr id="36" name="Picture" descr="Figure 2: Survival thresholds. When fitness drops to zero below the low threshold (dashed line), the low-risk option (narrow distribution) reliably meets the threshold, favouring risk aversion. When fitness drops to zero below the high threshold (dotted line), only the high-risk option (wide distribution) offers a chance of passing the threshold, favouring risk proneness."/>
              <wp:cNvGraphicFramePr/>
              <a:graphic xmlns:a="http://schemas.openxmlformats.org/drawingml/2006/main">
                <a:graphicData uri="http://schemas.openxmlformats.org/drawingml/2006/picture">
                  <pic:pic xmlns:pic="http://schemas.openxmlformats.org/drawingml/2006/picture">
                    <pic:nvPicPr>
                      <pic:cNvPr id="37" name="Picture" descr="rr-risk-sensitivity_trimmed_files/figure-docx/varianceplot-1.png"/>
                      <pic:cNvPicPr>
                        <a:picLocks noChangeAspect="1" noChangeArrowheads="1"/>
                      </pic:cNvPicPr>
                    </pic:nvPicPr>
                    <pic:blipFill>
                      <a:blip r:embed="rId9"/>
                      <a:stretch>
                        <a:fillRect/>
                      </a:stretch>
                    </pic:blipFill>
                    <pic:spPr bwMode="auto">
                      <a:xfrm>
                        <a:off x="0" y="0"/>
                        <a:ext cx="3581400" cy="2865120"/>
                      </a:xfrm>
                      <a:prstGeom prst="rect">
                        <a:avLst/>
                      </a:prstGeom>
                      <a:noFill/>
                      <a:ln w="9525">
                        <a:noFill/>
                        <a:headEnd/>
                        <a:tailEnd/>
                      </a:ln>
                    </pic:spPr>
                  </pic:pic>
                </a:graphicData>
              </a:graphic>
            </wp:inline>
          </w:drawing>
        </w:r>
      </w:ins>
    </w:p>
    <w:p w14:paraId="4A385F23" w14:textId="77777777" w:rsidR="00167C5D" w:rsidRDefault="00000000">
      <w:pPr>
        <w:pStyle w:val="ImageCaption"/>
      </w:pPr>
      <w:bookmarkStart w:id="502" w:name="fig:varianceplot"/>
      <w:bookmarkEnd w:id="502"/>
      <w:r>
        <w:rPr>
          <w:i/>
          <w:iCs/>
        </w:rPr>
        <w:t>Figure</w:t>
      </w:r>
      <w:r>
        <w:t xml:space="preserve"> 2. Survival thresholds. When fitness drops to zero below the low threshold (dashed line), </w:t>
      </w:r>
      <w:del w:id="503" w:author="Author" w:date="2026-03-30T07:53:00Z" w16du:dateUtc="2026-03-30T05:53:00Z">
        <w:r>
          <w:delText xml:space="preserve">individuals should be risk-averse because the outcomes of </w:delText>
        </w:r>
      </w:del>
      <w:r>
        <w:t xml:space="preserve">the low-risk option (narrow distribution) </w:t>
      </w:r>
      <w:del w:id="504" w:author="Author" w:date="2026-03-30T07:53:00Z" w16du:dateUtc="2026-03-30T05:53:00Z">
        <w:r>
          <w:delText>are guaranteed to lie above</w:delText>
        </w:r>
      </w:del>
      <w:ins w:id="505" w:author="Author" w:date="2026-03-30T07:53:00Z" w16du:dateUtc="2026-03-30T05:53:00Z">
        <w:r>
          <w:t>reliably meets</w:t>
        </w:r>
      </w:ins>
      <w:r>
        <w:t xml:space="preserve"> the threshold</w:t>
      </w:r>
      <w:del w:id="506" w:author="Author" w:date="2026-03-30T07:53:00Z" w16du:dateUtc="2026-03-30T05:53:00Z">
        <w:r>
          <w:delText xml:space="preserve"> and the outcomes of the high-risk option (wide distribution) have a non-negligible risk of falling below the threshold.</w:delText>
        </w:r>
      </w:del>
      <w:ins w:id="507" w:author="Author" w:date="2026-03-30T07:53:00Z" w16du:dateUtc="2026-03-30T05:53:00Z">
        <w:r>
          <w:t>, favouring risk aversion.</w:t>
        </w:r>
      </w:ins>
      <w:r>
        <w:t xml:space="preserve"> When fitness drops to zero below the high threshold (dotted line), </w:t>
      </w:r>
      <w:del w:id="508" w:author="Author" w:date="2026-03-30T07:53:00Z" w16du:dateUtc="2026-03-30T05:53:00Z">
        <w:r>
          <w:lastRenderedPageBreak/>
          <w:delText xml:space="preserve">individuals should be risk-prone because </w:delText>
        </w:r>
      </w:del>
      <w:r>
        <w:t xml:space="preserve">only the high-risk option </w:t>
      </w:r>
      <w:del w:id="509" w:author="Author" w:date="2026-03-30T07:53:00Z" w16du:dateUtc="2026-03-30T05:53:00Z">
        <w:r>
          <w:delText>provides</w:delText>
        </w:r>
      </w:del>
      <w:ins w:id="510" w:author="Author" w:date="2026-03-30T07:53:00Z" w16du:dateUtc="2026-03-30T05:53:00Z">
        <w:r>
          <w:t>(wide distribution) offers</w:t>
        </w:r>
      </w:ins>
      <w:r>
        <w:t xml:space="preserve"> a chance of passing the threshold</w:t>
      </w:r>
      <w:ins w:id="511" w:author="Author" w:date="2026-03-30T07:53:00Z" w16du:dateUtc="2026-03-30T05:53:00Z">
        <w:r>
          <w:t>, favouring risk proneness</w:t>
        </w:r>
      </w:ins>
      <w:r>
        <w:t>.</w:t>
      </w:r>
    </w:p>
    <w:p w14:paraId="6FA6A092" w14:textId="77777777" w:rsidR="00167C5D" w:rsidRDefault="00000000">
      <w:pPr>
        <w:pStyle w:val="Heading4"/>
        <w:framePr w:wrap="around"/>
      </w:pPr>
      <w:bookmarkStart w:id="512" w:name="survival-thresholds-and-competition"/>
      <w:bookmarkEnd w:id="441"/>
      <w:r>
        <w:t>Survival thresholds and competition.</w:t>
      </w:r>
    </w:p>
    <w:p w14:paraId="666AFF97" w14:textId="77777777" w:rsidR="00167C5D" w:rsidRDefault="00000000">
      <w:pPr>
        <w:pStyle w:val="FirstParagraph"/>
      </w:pPr>
      <w:r>
        <w:t xml:space="preserve">A final important factor for risk-sensitive behaviour are thresholds for survival and reproduction (Hurly, 2003; Winterhalder et al., 1999). Survival thresholds are cutoff points below which an individual’s fitness drops to zero, for example due to starvation. </w:t>
      </w:r>
      <w:del w:id="513" w:author="Author" w:date="2026-03-30T07:53:00Z" w16du:dateUtc="2026-03-30T05:53:00Z">
        <w:r>
          <w:delText>Risk-sensitivity theory predicts that an individual will</w:delText>
        </w:r>
      </w:del>
      <w:ins w:id="514" w:author="Author" w:date="2026-03-30T07:53:00Z" w16du:dateUtc="2026-03-30T05:53:00Z">
        <w:r>
          <w:t>Individuals should</w:t>
        </w:r>
      </w:ins>
      <w:r>
        <w:t xml:space="preserve"> be risk</w:t>
      </w:r>
      <w:del w:id="515" w:author="Author" w:date="2026-03-30T07:53:00Z" w16du:dateUtc="2026-03-30T05:53:00Z">
        <w:r>
          <w:delText xml:space="preserve"> </w:delText>
        </w:r>
      </w:del>
      <w:ins w:id="516" w:author="Author" w:date="2026-03-30T07:53:00Z" w16du:dateUtc="2026-03-30T05:53:00Z">
        <w:r>
          <w:t>-</w:t>
        </w:r>
      </w:ins>
      <w:r>
        <w:t xml:space="preserve">averse when </w:t>
      </w:r>
      <w:del w:id="517" w:author="Author" w:date="2026-03-30T07:53:00Z" w16du:dateUtc="2026-03-30T05:53:00Z">
        <w:r>
          <w:delText xml:space="preserve">the resources provided by </w:delText>
        </w:r>
      </w:del>
      <w:r>
        <w:t xml:space="preserve">a low-variance option </w:t>
      </w:r>
      <w:del w:id="518" w:author="Author" w:date="2026-03-30T07:53:00Z" w16du:dateUtc="2026-03-30T05:53:00Z">
        <w:r>
          <w:delText>are sufficient to meet</w:delText>
        </w:r>
      </w:del>
      <w:ins w:id="519" w:author="Author" w:date="2026-03-30T07:53:00Z" w16du:dateUtc="2026-03-30T05:53:00Z">
        <w:r>
          <w:t>reliably meets</w:t>
        </w:r>
      </w:ins>
      <w:r>
        <w:t xml:space="preserve"> the threshold</w:t>
      </w:r>
      <w:ins w:id="520" w:author="Author" w:date="2026-03-30T07:53:00Z" w16du:dateUtc="2026-03-30T05:53:00Z">
        <w:r>
          <w:t>,</w:t>
        </w:r>
      </w:ins>
      <w:r>
        <w:t xml:space="preserve"> and risk-prone when </w:t>
      </w:r>
      <w:del w:id="521" w:author="Author" w:date="2026-03-30T07:53:00Z" w16du:dateUtc="2026-03-30T05:53:00Z">
        <w:r>
          <w:delText xml:space="preserve">they are not (Mishra, 2014). For example, a hummingbird that needs to acquire a certain amount of calories to survive the night will prefer a low-risk food source if the expected amount of calories is above the threshold, but avoid the low-risk source if </w:delText>
        </w:r>
      </w:del>
      <w:r>
        <w:t>only a higher-</w:t>
      </w:r>
      <w:del w:id="522" w:author="Author" w:date="2026-03-30T07:53:00Z" w16du:dateUtc="2026-03-30T05:53:00Z">
        <w:r>
          <w:delText>risk source provides</w:delText>
        </w:r>
      </w:del>
      <w:ins w:id="523" w:author="Author" w:date="2026-03-30T07:53:00Z" w16du:dateUtc="2026-03-30T05:53:00Z">
        <w:r>
          <w:t>variance option offers</w:t>
        </w:r>
      </w:ins>
      <w:r>
        <w:t xml:space="preserve"> a chance of </w:t>
      </w:r>
      <w:del w:id="524" w:author="Author" w:date="2026-03-30T07:53:00Z" w16du:dateUtc="2026-03-30T05:53:00Z">
        <w:r>
          <w:delText xml:space="preserve">survival. One such situation is depicted in </w:delText>
        </w:r>
      </w:del>
      <w:ins w:id="525" w:author="Author" w:date="2026-03-30T07:53:00Z" w16du:dateUtc="2026-03-30T05:53:00Z">
        <w:r>
          <w:t>reaching it (</w:t>
        </w:r>
      </w:ins>
      <w:r>
        <w:t>Figure 2</w:t>
      </w:r>
      <w:del w:id="526" w:author="Author" w:date="2026-03-30T07:53:00Z" w16du:dateUtc="2026-03-30T05:53:00Z">
        <w:r>
          <w:delText>.</w:delText>
        </w:r>
      </w:del>
      <w:ins w:id="527" w:author="Author" w:date="2026-03-30T07:53:00Z" w16du:dateUtc="2026-03-30T05:53:00Z">
        <w:r>
          <w:t>).</w:t>
        </w:r>
      </w:ins>
    </w:p>
    <w:p w14:paraId="5853F773" w14:textId="77777777" w:rsidR="00251F6B" w:rsidRDefault="00000000">
      <w:pPr>
        <w:pStyle w:val="BodyText"/>
        <w:rPr>
          <w:del w:id="528" w:author="Author" w:date="2026-03-30T07:53:00Z" w16du:dateUtc="2026-03-30T05:53:00Z"/>
        </w:rPr>
      </w:pPr>
      <w:del w:id="529" w:author="Author" w:date="2026-03-30T07:53:00Z" w16du:dateUtc="2026-03-30T05:53:00Z">
        <w:r>
          <w:delText>Although comparable</w:delText>
        </w:r>
      </w:del>
      <w:ins w:id="530" w:author="Author" w:date="2026-03-30T07:53:00Z" w16du:dateUtc="2026-03-30T05:53:00Z">
        <w:r>
          <w:t>Comparable</w:t>
        </w:r>
      </w:ins>
      <w:r>
        <w:t xml:space="preserve"> cutoff points </w:t>
      </w:r>
      <w:ins w:id="531" w:author="Author" w:date="2026-03-30T07:53:00Z" w16du:dateUtc="2026-03-30T05:53:00Z">
        <w:r>
          <w:t xml:space="preserve">exist </w:t>
        </w:r>
      </w:ins>
      <w:r>
        <w:t>in academic careers</w:t>
      </w:r>
      <w:del w:id="532" w:author="Author" w:date="2026-03-30T07:53:00Z" w16du:dateUtc="2026-03-30T05:53:00Z">
        <w:r>
          <w:delText xml:space="preserve"> may have somewhat less severe consequences, they certainly exist: The number and impact of a researcher’s publications</w:delText>
        </w:r>
      </w:del>
      <w:ins w:id="533" w:author="Author" w:date="2026-03-30T07:53:00Z" w16du:dateUtc="2026-03-30T05:53:00Z">
        <w:r>
          <w:t>: Publication records</w:t>
        </w:r>
      </w:ins>
      <w:r>
        <w:t xml:space="preserve"> are </w:t>
      </w:r>
      <w:del w:id="534" w:author="Author" w:date="2026-03-30T07:53:00Z" w16du:dateUtc="2026-03-30T05:53:00Z">
        <w:r>
          <w:delText xml:space="preserve">often </w:delText>
        </w:r>
      </w:del>
      <w:r>
        <w:t xml:space="preserve">explicit criteria in decisions </w:t>
      </w:r>
      <w:del w:id="535" w:author="Author" w:date="2026-03-30T07:53:00Z" w16du:dateUtc="2026-03-30T05:53:00Z">
        <w:r>
          <w:delText xml:space="preserve">that are central to the individual’s career, </w:delText>
        </w:r>
      </w:del>
      <w:r>
        <w:t xml:space="preserve">such as </w:t>
      </w:r>
      <w:del w:id="536" w:author="Author" w:date="2026-03-30T07:53:00Z" w16du:dateUtc="2026-03-30T05:53:00Z">
        <w:r>
          <w:delText>whether they will be</w:delText>
        </w:r>
      </w:del>
      <w:ins w:id="537" w:author="Author" w:date="2026-03-30T07:53:00Z" w16du:dateUtc="2026-03-30T05:53:00Z">
        <w:r>
          <w:t>being</w:t>
        </w:r>
      </w:ins>
      <w:r>
        <w:t xml:space="preserve"> awarded a PhD (Altenberger, Leischik, Vollenberg, Ehlers, &amp; Strauss, 2024; Muijrers, 2000), </w:t>
      </w:r>
      <w:del w:id="538" w:author="Author" w:date="2026-03-30T07:53:00Z" w16du:dateUtc="2026-03-30T05:53:00Z">
        <w:r>
          <w:delText xml:space="preserve">whether they will receive </w:delText>
        </w:r>
      </w:del>
      <w:r>
        <w:t xml:space="preserve">grant funding (Simsek, de Vaan, &amp; van de Rijt, 2024; van den Besselaar &amp; Leydesdorff, 2009), </w:t>
      </w:r>
      <w:del w:id="539" w:author="Author" w:date="2026-03-30T07:53:00Z" w16du:dateUtc="2026-03-30T05:53:00Z">
        <w:r>
          <w:delText xml:space="preserve">whether they will be offered a </w:delText>
        </w:r>
      </w:del>
      <w:r>
        <w:t xml:space="preserve">tenure-track </w:t>
      </w:r>
      <w:del w:id="540" w:author="Author" w:date="2026-03-30T07:53:00Z" w16du:dateUtc="2026-03-30T05:53:00Z">
        <w:r>
          <w:delText>position</w:delText>
        </w:r>
      </w:del>
      <w:ins w:id="541" w:author="Author" w:date="2026-03-30T07:53:00Z" w16du:dateUtc="2026-03-30T05:53:00Z">
        <w:r>
          <w:t>hiring</w:t>
        </w:r>
      </w:ins>
      <w:r>
        <w:t xml:space="preserve"> (van Dijk, Manor, &amp; Carey, 2014), </w:t>
      </w:r>
      <w:del w:id="542" w:author="Author" w:date="2026-03-30T07:53:00Z" w16du:dateUtc="2026-03-30T05:53:00Z">
        <w:r>
          <w:delText>or whether they will be granted tenure or promoted to full professor</w:delText>
        </w:r>
      </w:del>
      <w:ins w:id="543" w:author="Author" w:date="2026-03-30T07:53:00Z" w16du:dateUtc="2026-03-30T05:53:00Z">
        <w:r>
          <w:t>and promotion</w:t>
        </w:r>
      </w:ins>
      <w:r>
        <w:t xml:space="preserve"> (Schimanski &amp; Alperin, 2018). </w:t>
      </w:r>
      <w:del w:id="544" w:author="Author" w:date="2026-03-30T07:53:00Z" w16du:dateUtc="2026-03-30T05:53:00Z">
        <w:r>
          <w:delText>In some</w:delText>
        </w:r>
      </w:del>
      <w:ins w:id="545" w:author="Author" w:date="2026-03-30T07:53:00Z" w16du:dateUtc="2026-03-30T05:53:00Z">
        <w:r>
          <w:t>Some</w:t>
        </w:r>
      </w:ins>
      <w:r>
        <w:t xml:space="preserve"> of these </w:t>
      </w:r>
      <w:del w:id="546" w:author="Author" w:date="2026-03-30T07:53:00Z" w16du:dateUtc="2026-03-30T05:53:00Z">
        <w:r>
          <w:delText>situations, the cutoff points</w:delText>
        </w:r>
      </w:del>
      <w:ins w:id="547" w:author="Author" w:date="2026-03-30T07:53:00Z" w16du:dateUtc="2026-03-30T05:53:00Z">
        <w:r>
          <w:t>cut-offs</w:t>
        </w:r>
      </w:ins>
      <w:r>
        <w:t xml:space="preserve"> are absolute </w:t>
      </w:r>
      <w:del w:id="548" w:author="Author" w:date="2026-03-30T07:53:00Z" w16du:dateUtc="2026-03-30T05:53:00Z">
        <w:r>
          <w:delText>and thus resemble survival thresholds in the biological sense, for example</w:delText>
        </w:r>
      </w:del>
      <w:ins w:id="549" w:author="Author" w:date="2026-03-30T07:53:00Z" w16du:dateUtc="2026-03-30T05:53:00Z">
        <w:r>
          <w:t>(e.g.,</w:t>
        </w:r>
      </w:ins>
      <w:r>
        <w:t xml:space="preserve"> PhD regulations </w:t>
      </w:r>
      <w:del w:id="550" w:author="Author" w:date="2026-03-30T07:53:00Z" w16du:dateUtc="2026-03-30T05:53:00Z">
        <w:r>
          <w:delText xml:space="preserve">that </w:delText>
        </w:r>
        <w:r>
          <w:lastRenderedPageBreak/>
          <w:delText xml:space="preserve">determine a minimal number of peer-reviewed publications for the award of a PhD </w:delText>
        </w:r>
      </w:del>
      <w:r>
        <w:t xml:space="preserve">or tenure contracts </w:t>
      </w:r>
      <w:del w:id="551" w:author="Author" w:date="2026-03-30T07:53:00Z" w16du:dateUtc="2026-03-30T05:53:00Z">
        <w:r>
          <w:delText>that specify minimal</w:delText>
        </w:r>
      </w:del>
      <w:ins w:id="552" w:author="Author" w:date="2026-03-30T07:53:00Z" w16du:dateUtc="2026-03-30T05:53:00Z">
        <w:r>
          <w:t>specifying minimum</w:t>
        </w:r>
      </w:ins>
      <w:r>
        <w:t xml:space="preserve"> publication </w:t>
      </w:r>
      <w:del w:id="553" w:author="Author" w:date="2026-03-30T07:53:00Z" w16du:dateUtc="2026-03-30T05:53:00Z">
        <w:r>
          <w:delText>targets. In other situations, the cutoff points</w:delText>
        </w:r>
      </w:del>
      <w:ins w:id="554" w:author="Author" w:date="2026-03-30T07:53:00Z" w16du:dateUtc="2026-03-30T05:53:00Z">
        <w:r>
          <w:t>numbers), while others</w:t>
        </w:r>
      </w:ins>
      <w:r>
        <w:t xml:space="preserve"> are relative and depend on the </w:t>
      </w:r>
      <w:del w:id="555" w:author="Author" w:date="2026-03-30T07:53:00Z" w16du:dateUtc="2026-03-30T05:53:00Z">
        <w:r>
          <w:delText xml:space="preserve">number of eligible candidates, for example </w:delText>
        </w:r>
      </w:del>
      <w:ins w:id="556" w:author="Author" w:date="2026-03-30T07:53:00Z" w16du:dateUtc="2026-03-30T05:53:00Z">
        <w:r>
          <w:t>pool of competitors (</w:t>
        </w:r>
      </w:ins>
      <w:r>
        <w:t xml:space="preserve">when </w:t>
      </w:r>
      <w:del w:id="557" w:author="Author" w:date="2026-03-30T07:53:00Z" w16du:dateUtc="2026-03-30T05:53:00Z">
        <w:r>
          <w:delText xml:space="preserve">grant funding is awarded to the 10 highest-ranked research proposals or </w:delText>
        </w:r>
      </w:del>
      <w:r>
        <w:t xml:space="preserve">a job </w:t>
      </w:r>
      <w:del w:id="558" w:author="Author" w:date="2026-03-30T07:53:00Z" w16du:dateUtc="2026-03-30T05:53:00Z">
        <w:r>
          <w:delText>is offered</w:delText>
        </w:r>
      </w:del>
      <w:ins w:id="559" w:author="Author" w:date="2026-03-30T07:53:00Z" w16du:dateUtc="2026-03-30T05:53:00Z">
        <w:r>
          <w:t>goes</w:t>
        </w:r>
      </w:ins>
      <w:r>
        <w:t xml:space="preserve"> to the best candidate</w:t>
      </w:r>
      <w:del w:id="560" w:author="Author" w:date="2026-03-30T07:53:00Z" w16du:dateUtc="2026-03-30T05:53:00Z">
        <w:r>
          <w:delText xml:space="preserve"> from a pool of applicants. In cases like these</w:delText>
        </w:r>
      </w:del>
      <w:r>
        <w:t xml:space="preserve">, one individual’s success diminishes </w:t>
      </w:r>
      <w:del w:id="561" w:author="Author" w:date="2026-03-30T07:53:00Z" w16du:dateUtc="2026-03-30T05:53:00Z">
        <w:r>
          <w:delText>the</w:delText>
        </w:r>
      </w:del>
      <w:ins w:id="562" w:author="Author" w:date="2026-03-30T07:53:00Z" w16du:dateUtc="2026-03-30T05:53:00Z">
        <w:r>
          <w:t>another’s</w:t>
        </w:r>
      </w:ins>
      <w:r>
        <w:t xml:space="preserve"> chances</w:t>
      </w:r>
      <w:del w:id="563" w:author="Author" w:date="2026-03-30T07:53:00Z" w16du:dateUtc="2026-03-30T05:53:00Z">
        <w:r>
          <w:delText xml:space="preserve"> of another — they</w:delText>
        </w:r>
      </w:del>
      <w:ins w:id="564" w:author="Author" w:date="2026-03-30T07:53:00Z" w16du:dateUtc="2026-03-30T05:53:00Z">
        <w:r>
          <w:t>). Such relative thresholds</w:t>
        </w:r>
      </w:ins>
      <w:r>
        <w:t xml:space="preserve"> represent </w:t>
      </w:r>
      <w:r>
        <w:rPr>
          <w:i/>
          <w:iCs/>
        </w:rPr>
        <w:t>competition</w:t>
      </w:r>
      <w:r>
        <w:t xml:space="preserve">. In the following, survival thresholds </w:t>
      </w:r>
      <w:ins w:id="565" w:author="Author" w:date="2026-03-30T07:53:00Z" w16du:dateUtc="2026-03-30T05:53:00Z">
        <w:r>
          <w:t xml:space="preserve">(absolute) </w:t>
        </w:r>
      </w:ins>
      <w:r>
        <w:t xml:space="preserve">and competition </w:t>
      </w:r>
      <w:del w:id="566" w:author="Author" w:date="2026-03-30T07:53:00Z" w16du:dateUtc="2026-03-30T05:53:00Z">
        <w:r>
          <w:delText xml:space="preserve">will be </w:delText>
        </w:r>
      </w:del>
      <w:ins w:id="567" w:author="Author" w:date="2026-03-30T07:53:00Z" w16du:dateUtc="2026-03-30T05:53:00Z">
        <w:r>
          <w:t xml:space="preserve">(relative) are </w:t>
        </w:r>
      </w:ins>
      <w:r>
        <w:t>treated as separate concepts</w:t>
      </w:r>
      <w:del w:id="568" w:author="Author" w:date="2026-03-30T07:53:00Z" w16du:dateUtc="2026-03-30T05:53:00Z">
        <w:r>
          <w:delText xml:space="preserve"> to examine their differential effects on researchers’ publication behaviour.</w:delText>
        </w:r>
      </w:del>
    </w:p>
    <w:p w14:paraId="31DC3C1E" w14:textId="77777777" w:rsidR="00167C5D" w:rsidRDefault="00000000">
      <w:pPr>
        <w:pStyle w:val="BodyText"/>
      </w:pPr>
      <w:del w:id="569" w:author="Author" w:date="2026-03-30T07:53:00Z" w16du:dateUtc="2026-03-30T05:53:00Z">
        <w:r>
          <w:delText>Each of the risk-relevant factors described above</w:delText>
        </w:r>
      </w:del>
      <m:oMath>
        <m:r>
          <w:del w:id="570" w:author="Author" w:date="2026-03-30T07:53:00Z" w16du:dateUtc="2026-03-30T05:53:00Z">
            <w:rPr>
              <w:rFonts w:ascii="Cambria Math" w:hAnsi="Cambria Math"/>
            </w:rPr>
            <m:t> </m:t>
          </w:del>
        </m:r>
      </m:oMath>
      <w:del w:id="571" w:author="Author" w:date="2026-03-30T07:53:00Z" w16du:dateUtc="2026-03-30T05:53:00Z">
        <w:r>
          <w:delText>—</w:delText>
        </w:r>
      </w:del>
      <m:oMath>
        <m:r>
          <w:del w:id="572" w:author="Author" w:date="2026-03-30T07:53:00Z" w16du:dateUtc="2026-03-30T05:53:00Z">
            <w:rPr>
              <w:rFonts w:ascii="Cambria Math" w:hAnsi="Cambria Math"/>
            </w:rPr>
            <m:t> </m:t>
          </w:del>
        </m:r>
      </m:oMath>
      <w:del w:id="573" w:author="Author" w:date="2026-03-30T07:53:00Z" w16du:dateUtc="2026-03-30T05:53:00Z">
        <w:r>
          <w:delText>non-linear fitness functions, empirical pace, survival thresholds, and competition</w:delText>
        </w:r>
      </w:del>
      <m:oMath>
        <m:r>
          <w:del w:id="574" w:author="Author" w:date="2026-03-30T07:53:00Z" w16du:dateUtc="2026-03-30T05:53:00Z">
            <w:rPr>
              <w:rFonts w:ascii="Cambria Math" w:hAnsi="Cambria Math"/>
            </w:rPr>
            <m:t> </m:t>
          </w:del>
        </m:r>
      </m:oMath>
      <w:del w:id="575" w:author="Author" w:date="2026-03-30T07:53:00Z" w16du:dateUtc="2026-03-30T05:53:00Z">
        <w:r>
          <w:delText>—</w:delText>
        </w:r>
      </w:del>
      <m:oMath>
        <m:r>
          <w:del w:id="576" w:author="Author" w:date="2026-03-30T07:53:00Z" w16du:dateUtc="2026-03-30T05:53:00Z">
            <w:rPr>
              <w:rFonts w:ascii="Cambria Math" w:hAnsi="Cambria Math"/>
            </w:rPr>
            <m:t> </m:t>
          </w:del>
        </m:r>
      </m:oMath>
      <w:del w:id="577" w:author="Author" w:date="2026-03-30T07:53:00Z" w16du:dateUtc="2026-03-30T05:53:00Z">
        <w:r>
          <w:delText>likely impacts researchers’ decision strategies, including their choices between low-risk and high-risk publication options. To better understand when a low-risk option like Registered Reports should be particularly attractive or unattractive, we examine the individual and interactive effects of these factors in a simulation model</w:delText>
        </w:r>
      </w:del>
      <w:r>
        <w:t>.</w:t>
      </w:r>
    </w:p>
    <w:p w14:paraId="68FB12D4" w14:textId="77777777" w:rsidR="00167C5D" w:rsidRDefault="00000000">
      <w:pPr>
        <w:pStyle w:val="Heading1"/>
      </w:pPr>
      <w:bookmarkStart w:id="578" w:name="simulation-model"/>
      <w:bookmarkEnd w:id="343"/>
      <w:bookmarkEnd w:id="512"/>
      <w:r>
        <w:t>Simulation model</w:t>
      </w:r>
    </w:p>
    <w:p w14:paraId="030E373F" w14:textId="77777777" w:rsidR="00167C5D" w:rsidRDefault="00000000">
      <w:pPr>
        <w:pStyle w:val="FirstParagraph"/>
      </w:pPr>
      <w:r>
        <w:t>We develop an evolutionary agent-based model which simulates a population of researchers who test hypotheses, (attempt to) publish the results either as Registered Reports or as standard reports, accumulate the payoffs for successful publications, and pass their publication strategies on to the next generation of researchers.</w:t>
      </w:r>
    </w:p>
    <w:p w14:paraId="536A1266" w14:textId="77777777" w:rsidR="00167C5D" w:rsidRDefault="00000000">
      <w:pPr>
        <w:pStyle w:val="Heading4"/>
        <w:framePr w:wrap="around"/>
      </w:pPr>
      <w:bookmarkStart w:id="579" w:name="research-phase"/>
      <w:r>
        <w:t>Research phase.</w:t>
      </w:r>
    </w:p>
    <w:p w14:paraId="2750BAD6" w14:textId="77777777" w:rsidR="00167C5D" w:rsidRDefault="00000000">
      <w:pPr>
        <w:pStyle w:val="FirstParagraph"/>
      </w:pPr>
      <w:r>
        <w:t xml:space="preserve">Consider a population of </w:t>
      </w:r>
      <m:oMath>
        <m:r>
          <w:rPr>
            <w:rFonts w:ascii="Cambria Math" w:hAnsi="Cambria Math"/>
          </w:rPr>
          <m:t>n</m:t>
        </m:r>
        <m:r>
          <m:rPr>
            <m:sty m:val="p"/>
          </m:rPr>
          <w:rPr>
            <w:rFonts w:ascii="Cambria Math" w:hAnsi="Cambria Math"/>
          </w:rPr>
          <m:t>=</m:t>
        </m:r>
        <m:r>
          <w:rPr>
            <w:rFonts w:ascii="Cambria Math" w:hAnsi="Cambria Math"/>
          </w:rPr>
          <m:t>500</m:t>
        </m:r>
      </m:oMath>
      <w:r>
        <w:t xml:space="preserve"> researchers. Each researcher has a fixed publication strategy </w:t>
      </w:r>
      <m:oMath>
        <m:r>
          <w:rPr>
            <w:rFonts w:ascii="Cambria Math" w:hAnsi="Cambria Math"/>
          </w:rPr>
          <m:t>s</m:t>
        </m:r>
      </m:oMath>
      <w:r>
        <w:t xml:space="preserve">, the so-called submission threshold. In each round of the </w:t>
      </w:r>
      <w:r>
        <w:lastRenderedPageBreak/>
        <w:t xml:space="preserve">research phase, researchers randomly choose a hypothesis to test in a study. Hypotheses are true with prior probability </w:t>
      </w:r>
      <m:oMath>
        <m:r>
          <w:rPr>
            <w:rFonts w:ascii="Cambria Math" w:hAnsi="Cambria Math"/>
          </w:rPr>
          <m:t>p</m:t>
        </m:r>
      </m:oMath>
      <w:r>
        <w:t>, which is uniformly distributed</w:t>
      </w:r>
      <w:r>
        <w:rPr>
          <w:rStyle w:val="FootnoteReference"/>
        </w:rPr>
        <w:footnoteReference w:id="7"/>
      </w:r>
      <w:r>
        <w:t xml:space="preserve"> between 0 and 1 and known to the researcher. Before testing their chosen hypothesis, a researcher compares the prior </w:t>
      </w:r>
      <m:oMath>
        <m:r>
          <w:rPr>
            <w:rFonts w:ascii="Cambria Math" w:hAnsi="Cambria Math"/>
          </w:rPr>
          <m:t>p</m:t>
        </m:r>
      </m:oMath>
      <w:r>
        <w:t xml:space="preserve"> of their hypothesis with their publication strategy </w:t>
      </w:r>
      <m:oMath>
        <m:r>
          <w:rPr>
            <w:rFonts w:ascii="Cambria Math" w:hAnsi="Cambria Math"/>
          </w:rPr>
          <m:t>s</m:t>
        </m:r>
      </m:oMath>
      <w:r>
        <w:t xml:space="preserve">. When </w:t>
      </w:r>
      <m:oMath>
        <m:r>
          <w:rPr>
            <w:rFonts w:ascii="Cambria Math" w:hAnsi="Cambria Math"/>
          </w:rPr>
          <m:t>p</m:t>
        </m:r>
        <m:r>
          <m:rPr>
            <m:sty m:val="p"/>
          </m:rPr>
          <w:rPr>
            <w:rFonts w:ascii="Cambria Math" w:hAnsi="Cambria Math"/>
          </w:rPr>
          <m:t>&lt;</m:t>
        </m:r>
        <m:r>
          <w:rPr>
            <w:rFonts w:ascii="Cambria Math" w:hAnsi="Cambria Math"/>
          </w:rPr>
          <m:t>s</m:t>
        </m:r>
      </m:oMath>
      <w:r>
        <w:t xml:space="preserve">, the researcher chooses to play it safe and conduct a Registered Report to test the hypothesis. When </w:t>
      </w:r>
      <m:oMath>
        <m:r>
          <w:rPr>
            <w:rFonts w:ascii="Cambria Math" w:hAnsi="Cambria Math"/>
          </w:rPr>
          <m:t>p</m:t>
        </m:r>
        <m:r>
          <m:rPr>
            <m:sty m:val="p"/>
          </m:rPr>
          <w:rPr>
            <w:rFonts w:ascii="Cambria Math" w:hAnsi="Cambria Math"/>
          </w:rPr>
          <m:t>≥</m:t>
        </m:r>
        <m:r>
          <w:rPr>
            <w:rFonts w:ascii="Cambria Math" w:hAnsi="Cambria Math"/>
          </w:rPr>
          <m:t>s</m:t>
        </m:r>
      </m:oMath>
      <w:r>
        <w:t>, the researcher chooses to gamble and test the hypothesis in a regular study which is then submitted as a standard report.</w:t>
      </w:r>
    </w:p>
    <w:p w14:paraId="5F1C5DCF" w14:textId="77777777" w:rsidR="00167C5D" w:rsidRDefault="00000000">
      <w:pPr>
        <w:pStyle w:val="BodyText"/>
        <w:rPr>
          <w:ins w:id="593" w:author="Author" w:date="2026-03-30T07:53:00Z" w16du:dateUtc="2026-03-30T05:53:00Z"/>
        </w:rPr>
      </w:pPr>
      <w:r>
        <w:t xml:space="preserve">For simplicity, we assume that </w:t>
      </w:r>
      <m:oMath>
        <m:r>
          <w:rPr>
            <w:rFonts w:ascii="Cambria Math" w:hAnsi="Cambria Math"/>
          </w:rPr>
          <m:t>p</m:t>
        </m:r>
      </m:oMath>
      <w:r>
        <w:t xml:space="preserve"> is an ideal objective prior and that hypothesis tests are free from additional sources of error. Thus, when a researcher tests hypothesis </w:t>
      </w:r>
      <m:oMath>
        <m:r>
          <w:rPr>
            <w:rFonts w:ascii="Cambria Math" w:hAnsi="Cambria Math"/>
          </w:rPr>
          <m:t>i</m:t>
        </m:r>
      </m:oMath>
      <w:r>
        <w:t xml:space="preserve">, they obtain a positive result with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a negative result with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If the researcher chose to submit a Registered Report, their study is published regardless of the result and the researcher receives a payoff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However, if the researcher chose to submit a standard report, they face rampant publication bias: Only positive results are publishable as standard reports and yield a payoff </w:t>
      </w:r>
      <m:oMath>
        <m:sSub>
          <m:sSubPr>
            <m:ctrlPr>
              <w:rPr>
                <w:rFonts w:ascii="Cambria Math" w:hAnsi="Cambria Math"/>
              </w:rPr>
            </m:ctrlPr>
          </m:sSubPr>
          <m:e>
            <m:r>
              <w:rPr>
                <w:rFonts w:ascii="Cambria Math" w:hAnsi="Cambria Math"/>
              </w:rPr>
              <m:t>b</m:t>
            </m:r>
          </m:e>
          <m:sub>
            <m:r>
              <w:rPr>
                <w:rFonts w:ascii="Cambria Math" w:hAnsi="Cambria Math"/>
              </w:rPr>
              <m:t>pos</m:t>
            </m:r>
          </m:sub>
        </m:sSub>
        <m:r>
          <m:rPr>
            <m:sty m:val="p"/>
          </m:rPr>
          <w:rPr>
            <w:rFonts w:ascii="Cambria Math" w:hAnsi="Cambria Math"/>
          </w:rPr>
          <m:t>=</m:t>
        </m:r>
        <m:r>
          <w:rPr>
            <w:rFonts w:ascii="Cambria Math" w:hAnsi="Cambria Math"/>
          </w:rPr>
          <m:t>1</m:t>
        </m:r>
      </m:oMath>
      <w:r>
        <w:t xml:space="preserve">, whereas negative results are rejected or file-drawered and yield no payoff, </w:t>
      </w:r>
      <m:oMath>
        <m:sSub>
          <m:sSubPr>
            <m:ctrlPr>
              <w:rPr>
                <w:rFonts w:ascii="Cambria Math" w:hAnsi="Cambria Math"/>
              </w:rPr>
            </m:ctrlPr>
          </m:sSubPr>
          <m:e>
            <m:r>
              <w:rPr>
                <w:rFonts w:ascii="Cambria Math" w:hAnsi="Cambria Math"/>
              </w:rPr>
              <m:t>b</m:t>
            </m:r>
          </m:e>
          <m:sub>
            <m:r>
              <w:rPr>
                <w:rFonts w:ascii="Cambria Math" w:hAnsi="Cambria Math"/>
              </w:rPr>
              <m:t>neg</m:t>
            </m:r>
          </m:sub>
        </m:sSub>
        <m:r>
          <m:rPr>
            <m:sty m:val="p"/>
          </m:rPr>
          <w:rPr>
            <w:rFonts w:ascii="Cambria Math" w:hAnsi="Cambria Math"/>
          </w:rPr>
          <m:t>=</m:t>
        </m:r>
        <m:r>
          <w:rPr>
            <w:rFonts w:ascii="Cambria Math" w:hAnsi="Cambria Math"/>
          </w:rPr>
          <m:t>0</m:t>
        </m:r>
      </m:oMath>
      <w:r>
        <w:t>.</w:t>
      </w:r>
      <w:del w:id="594" w:author="Author" w:date="2026-03-30T07:53:00Z" w16du:dateUtc="2026-03-30T05:53:00Z">
        <w:r>
          <w:delText xml:space="preserve"> </w:delText>
        </w:r>
      </w:del>
    </w:p>
    <w:p w14:paraId="5E47C5A2" w14:textId="77777777" w:rsidR="00167C5D" w:rsidRDefault="00000000">
      <w:pPr>
        <w:pStyle w:val="BodyText"/>
      </w:pPr>
      <w:r>
        <w:lastRenderedPageBreak/>
        <w:t xml:space="preserve">For all variations of the model tested here, we assume that the payoff for a Registered Report falls between these bounds, such that </w:t>
      </w:r>
      <m:oMath>
        <m:sSub>
          <m:sSubPr>
            <m:ctrlPr>
              <w:rPr>
                <w:rFonts w:ascii="Cambria Math" w:hAnsi="Cambria Math"/>
              </w:rPr>
            </m:ctrlPr>
          </m:sSubPr>
          <m:e>
            <m:r>
              <w:rPr>
                <w:rFonts w:ascii="Cambria Math" w:hAnsi="Cambria Math"/>
              </w:rPr>
              <m:t>b</m:t>
            </m:r>
          </m:e>
          <m:sub>
            <m:r>
              <w:rPr>
                <w:rFonts w:ascii="Cambria Math" w:hAnsi="Cambria Math"/>
              </w:rPr>
              <m:t>neg</m:t>
            </m:r>
          </m:sub>
        </m:sSub>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pos</m:t>
            </m:r>
          </m:sub>
        </m:sSub>
      </m:oMath>
      <w:del w:id="595" w:author="Author" w:date="2026-03-30T07:53:00Z" w16du:dateUtc="2026-03-30T05:53:00Z">
        <w:r>
          <w:delText>. This assumption reflects the following considerations:</w:delText>
        </w:r>
      </w:del>
      <w:ins w:id="596" w:author="Author" w:date="2026-03-30T07:53:00Z" w16du:dateUtc="2026-03-30T05:53:00Z">
        <w:r>
          <w:t>, for two reasons. First, publication bias makes negative standard reports less valuable than Registered Reports (</w:t>
        </w:r>
      </w:ins>
      <m:oMath>
        <m:sSub>
          <m:sSubPr>
            <m:ctrlPr>
              <w:ins w:id="597" w:author="Author" w:date="2026-03-30T07:53:00Z" w16du:dateUtc="2026-03-30T05:53:00Z">
                <w:rPr>
                  <w:rFonts w:ascii="Cambria Math" w:hAnsi="Cambria Math"/>
                </w:rPr>
              </w:ins>
            </m:ctrlPr>
          </m:sSubPr>
          <m:e>
            <m:r>
              <w:ins w:id="598" w:author="Author" w:date="2026-03-30T07:53:00Z" w16du:dateUtc="2026-03-30T05:53:00Z">
                <w:rPr>
                  <w:rFonts w:ascii="Cambria Math" w:hAnsi="Cambria Math"/>
                </w:rPr>
                <m:t>b</m:t>
              </w:ins>
            </m:r>
          </m:e>
          <m:sub>
            <m:r>
              <w:ins w:id="599" w:author="Author" w:date="2026-03-30T07:53:00Z" w16du:dateUtc="2026-03-30T05:53:00Z">
                <w:rPr>
                  <w:rFonts w:ascii="Cambria Math" w:hAnsi="Cambria Math"/>
                </w:rPr>
                <m:t>neg</m:t>
              </w:ins>
            </m:r>
          </m:sub>
        </m:sSub>
        <m:r>
          <w:ins w:id="600" w:author="Author" w:date="2026-03-30T07:53:00Z" w16du:dateUtc="2026-03-30T05:53:00Z">
            <m:rPr>
              <m:sty m:val="p"/>
            </m:rPr>
            <w:rPr>
              <w:rFonts w:ascii="Cambria Math" w:hAnsi="Cambria Math"/>
            </w:rPr>
            <m:t>&lt;</m:t>
          </w:ins>
        </m:r>
        <m:sSub>
          <m:sSubPr>
            <m:ctrlPr>
              <w:ins w:id="601" w:author="Author" w:date="2026-03-30T07:53:00Z" w16du:dateUtc="2026-03-30T05:53:00Z">
                <w:rPr>
                  <w:rFonts w:ascii="Cambria Math" w:hAnsi="Cambria Math"/>
                </w:rPr>
              </w:ins>
            </m:ctrlPr>
          </m:sSubPr>
          <m:e>
            <m:r>
              <w:ins w:id="602" w:author="Author" w:date="2026-03-30T07:53:00Z" w16du:dateUtc="2026-03-30T05:53:00Z">
                <w:rPr>
                  <w:rFonts w:ascii="Cambria Math" w:hAnsi="Cambria Math"/>
                </w:rPr>
                <m:t>b</m:t>
              </w:ins>
            </m:r>
          </m:e>
          <m:sub>
            <m:r>
              <w:ins w:id="603" w:author="Author" w:date="2026-03-30T07:53:00Z" w16du:dateUtc="2026-03-30T05:53:00Z">
                <w:rPr>
                  <w:rFonts w:ascii="Cambria Math" w:hAnsi="Cambria Math"/>
                </w:rPr>
                <m:t>R</m:t>
              </w:ins>
            </m:r>
          </m:sub>
        </m:sSub>
      </m:oMath>
      <w:ins w:id="604" w:author="Author" w:date="2026-03-30T07:53:00Z" w16du:dateUtc="2026-03-30T05:53:00Z">
        <w:r>
          <w:t>): Negative results may not be published at all or require costly resubmissions and revisions in the standard route, whereas Registered Reports are published regardless of the results. Second, positive standard reports remain on average more valuable than Registered Reports (</w:t>
        </w:r>
      </w:ins>
      <m:oMath>
        <m:sSub>
          <m:sSubPr>
            <m:ctrlPr>
              <w:ins w:id="605" w:author="Author" w:date="2026-03-30T07:53:00Z" w16du:dateUtc="2026-03-30T05:53:00Z">
                <w:rPr>
                  <w:rFonts w:ascii="Cambria Math" w:hAnsi="Cambria Math"/>
                </w:rPr>
              </w:ins>
            </m:ctrlPr>
          </m:sSubPr>
          <m:e>
            <m:r>
              <w:ins w:id="606" w:author="Author" w:date="2026-03-30T07:53:00Z" w16du:dateUtc="2026-03-30T05:53:00Z">
                <w:rPr>
                  <w:rFonts w:ascii="Cambria Math" w:hAnsi="Cambria Math"/>
                </w:rPr>
                <m:t>b</m:t>
              </w:ins>
            </m:r>
          </m:e>
          <m:sub>
            <m:r>
              <w:ins w:id="607" w:author="Author" w:date="2026-03-30T07:53:00Z" w16du:dateUtc="2026-03-30T05:53:00Z">
                <w:rPr>
                  <w:rFonts w:ascii="Cambria Math" w:hAnsi="Cambria Math"/>
                </w:rPr>
                <m:t>R</m:t>
              </w:ins>
            </m:r>
          </m:sub>
        </m:sSub>
        <m:r>
          <w:ins w:id="608" w:author="Author" w:date="2026-03-30T07:53:00Z" w16du:dateUtc="2026-03-30T05:53:00Z">
            <m:rPr>
              <m:sty m:val="p"/>
            </m:rPr>
            <w:rPr>
              <w:rFonts w:ascii="Cambria Math" w:hAnsi="Cambria Math"/>
            </w:rPr>
            <m:t>&lt;</m:t>
          </w:ins>
        </m:r>
        <m:sSub>
          <m:sSubPr>
            <m:ctrlPr>
              <w:ins w:id="609" w:author="Author" w:date="2026-03-30T07:53:00Z" w16du:dateUtc="2026-03-30T05:53:00Z">
                <w:rPr>
                  <w:rFonts w:ascii="Cambria Math" w:hAnsi="Cambria Math"/>
                </w:rPr>
              </w:ins>
            </m:ctrlPr>
          </m:sSubPr>
          <m:e>
            <m:r>
              <w:ins w:id="610" w:author="Author" w:date="2026-03-30T07:53:00Z" w16du:dateUtc="2026-03-30T05:53:00Z">
                <w:rPr>
                  <w:rFonts w:ascii="Cambria Math" w:hAnsi="Cambria Math"/>
                </w:rPr>
                <m:t>b</m:t>
              </w:ins>
            </m:r>
          </m:e>
          <m:sub>
            <m:r>
              <w:ins w:id="611" w:author="Author" w:date="2026-03-30T07:53:00Z" w16du:dateUtc="2026-03-30T05:53:00Z">
                <w:rPr>
                  <w:rFonts w:ascii="Cambria Math" w:hAnsi="Cambria Math"/>
                </w:rPr>
                <m:t>pos</m:t>
              </w:ins>
            </m:r>
          </m:sub>
        </m:sSub>
      </m:oMath>
      <w:ins w:id="612" w:author="Author" w:date="2026-03-30T07:53:00Z" w16du:dateUtc="2026-03-30T05:53:00Z">
        <w:r>
          <w:t>) because many high-impact journals do not yet offer Registered Reports, because the flexibility of the standard route allows authors to present results in ways that maximise impact, and because the stricter quality criteria of Registered Reports may increase costs and lower net rewards.</w:t>
        </w:r>
        <w:r>
          <w:rPr>
            <w:rStyle w:val="FootnoteReference"/>
          </w:rPr>
          <w:footnoteReference w:id="8"/>
        </w:r>
      </w:ins>
    </w:p>
    <w:p w14:paraId="0E17B79D" w14:textId="77777777" w:rsidR="00251F6B" w:rsidRDefault="00000000">
      <w:pPr>
        <w:pStyle w:val="Compact"/>
        <w:numPr>
          <w:ilvl w:val="0"/>
          <w:numId w:val="24"/>
        </w:numPr>
        <w:rPr>
          <w:del w:id="614" w:author="Author" w:date="2026-03-30T07:53:00Z" w16du:dateUtc="2026-03-30T05:53:00Z"/>
        </w:rPr>
      </w:pPr>
      <w:del w:id="615" w:author="Author" w:date="2026-03-30T07:53:00Z" w16du:dateUtc="2026-03-30T05:53:00Z">
        <w:r>
          <w:delText>Due to publication bias in the standard literature, negative results are less valuable than positive results (</w:delText>
        </w:r>
      </w:del>
      <m:oMath>
        <m:sSub>
          <m:sSubPr>
            <m:ctrlPr>
              <w:del w:id="616" w:author="Author" w:date="2026-03-30T07:53:00Z" w16du:dateUtc="2026-03-30T05:53:00Z">
                <w:rPr>
                  <w:rFonts w:ascii="Cambria Math" w:hAnsi="Cambria Math"/>
                </w:rPr>
              </w:del>
            </m:ctrlPr>
          </m:sSubPr>
          <m:e>
            <m:r>
              <w:del w:id="617" w:author="Author" w:date="2026-03-30T07:53:00Z" w16du:dateUtc="2026-03-30T05:53:00Z">
                <w:rPr>
                  <w:rFonts w:ascii="Cambria Math" w:hAnsi="Cambria Math"/>
                </w:rPr>
                <m:t>b</m:t>
              </w:del>
            </m:r>
          </m:e>
          <m:sub>
            <m:r>
              <w:del w:id="618" w:author="Author" w:date="2026-03-30T07:53:00Z" w16du:dateUtc="2026-03-30T05:53:00Z">
                <w:rPr>
                  <w:rFonts w:ascii="Cambria Math" w:hAnsi="Cambria Math"/>
                </w:rPr>
                <m:t>neg</m:t>
              </w:del>
            </m:r>
          </m:sub>
        </m:sSub>
        <m:r>
          <w:del w:id="619" w:author="Author" w:date="2026-03-30T07:53:00Z" w16du:dateUtc="2026-03-30T05:53:00Z">
            <m:rPr>
              <m:sty m:val="p"/>
            </m:rPr>
            <w:rPr>
              <w:rFonts w:ascii="Cambria Math" w:hAnsi="Cambria Math"/>
            </w:rPr>
            <m:t>&lt;</m:t>
          </w:del>
        </m:r>
        <m:sSub>
          <m:sSubPr>
            <m:ctrlPr>
              <w:del w:id="620" w:author="Author" w:date="2026-03-30T07:53:00Z" w16du:dateUtc="2026-03-30T05:53:00Z">
                <w:rPr>
                  <w:rFonts w:ascii="Cambria Math" w:hAnsi="Cambria Math"/>
                </w:rPr>
              </w:del>
            </m:ctrlPr>
          </m:sSubPr>
          <m:e>
            <m:r>
              <w:del w:id="621" w:author="Author" w:date="2026-03-30T07:53:00Z" w16du:dateUtc="2026-03-30T05:53:00Z">
                <w:rPr>
                  <w:rFonts w:ascii="Cambria Math" w:hAnsi="Cambria Math"/>
                </w:rPr>
                <m:t>b</m:t>
              </w:del>
            </m:r>
          </m:e>
          <m:sub>
            <m:r>
              <w:del w:id="622" w:author="Author" w:date="2026-03-30T07:53:00Z" w16du:dateUtc="2026-03-30T05:53:00Z">
                <w:rPr>
                  <w:rFonts w:ascii="Cambria Math" w:hAnsi="Cambria Math"/>
                </w:rPr>
                <m:t>pos</m:t>
              </w:del>
            </m:r>
          </m:sub>
        </m:sSub>
      </m:oMath>
      <w:del w:id="623" w:author="Author" w:date="2026-03-30T07:53:00Z" w16du:dateUtc="2026-03-30T05:53:00Z">
        <w:r>
          <w:delText>), for example because they do not lead to a publication at all, because only very low-impact journals are willing to publish them, or because getting them published requires a lot of extra effort (e.g., via frequent resubmissions following rejection or substantial revisions demanded by reviewers), which diminishes the net reward.</w:delText>
        </w:r>
      </w:del>
    </w:p>
    <w:p w14:paraId="3EEBCC5D" w14:textId="77777777" w:rsidR="00251F6B" w:rsidRDefault="00000000">
      <w:pPr>
        <w:pStyle w:val="Compact"/>
        <w:numPr>
          <w:ilvl w:val="0"/>
          <w:numId w:val="24"/>
        </w:numPr>
        <w:rPr>
          <w:del w:id="624" w:author="Author" w:date="2026-03-30T07:53:00Z" w16du:dateUtc="2026-03-30T05:53:00Z"/>
        </w:rPr>
      </w:pPr>
      <w:del w:id="625" w:author="Author" w:date="2026-03-30T07:53:00Z" w16du:dateUtc="2026-03-30T05:53:00Z">
        <w:r>
          <w:delText>For these same reasons, Registered Reports are on average more valuable than standard reports with negative results (</w:delText>
        </w:r>
      </w:del>
      <m:oMath>
        <m:sSub>
          <m:sSubPr>
            <m:ctrlPr>
              <w:del w:id="626" w:author="Author" w:date="2026-03-30T07:53:00Z" w16du:dateUtc="2026-03-30T05:53:00Z">
                <w:rPr>
                  <w:rFonts w:ascii="Cambria Math" w:hAnsi="Cambria Math"/>
                </w:rPr>
              </w:del>
            </m:ctrlPr>
          </m:sSubPr>
          <m:e>
            <m:r>
              <w:del w:id="627" w:author="Author" w:date="2026-03-30T07:53:00Z" w16du:dateUtc="2026-03-30T05:53:00Z">
                <w:rPr>
                  <w:rFonts w:ascii="Cambria Math" w:hAnsi="Cambria Math"/>
                </w:rPr>
                <m:t>b</m:t>
              </w:del>
            </m:r>
          </m:e>
          <m:sub>
            <m:r>
              <w:del w:id="628" w:author="Author" w:date="2026-03-30T07:53:00Z" w16du:dateUtc="2026-03-30T05:53:00Z">
                <w:rPr>
                  <w:rFonts w:ascii="Cambria Math" w:hAnsi="Cambria Math"/>
                </w:rPr>
                <m:t>neg</m:t>
              </w:del>
            </m:r>
          </m:sub>
        </m:sSub>
        <m:r>
          <w:del w:id="629" w:author="Author" w:date="2026-03-30T07:53:00Z" w16du:dateUtc="2026-03-30T05:53:00Z">
            <m:rPr>
              <m:sty m:val="p"/>
            </m:rPr>
            <w:rPr>
              <w:rFonts w:ascii="Cambria Math" w:hAnsi="Cambria Math"/>
            </w:rPr>
            <m:t>&lt;</m:t>
          </w:del>
        </m:r>
        <m:sSub>
          <m:sSubPr>
            <m:ctrlPr>
              <w:del w:id="630" w:author="Author" w:date="2026-03-30T07:53:00Z" w16du:dateUtc="2026-03-30T05:53:00Z">
                <w:rPr>
                  <w:rFonts w:ascii="Cambria Math" w:hAnsi="Cambria Math"/>
                </w:rPr>
              </w:del>
            </m:ctrlPr>
          </m:sSubPr>
          <m:e>
            <m:r>
              <w:del w:id="631" w:author="Author" w:date="2026-03-30T07:53:00Z" w16du:dateUtc="2026-03-30T05:53:00Z">
                <w:rPr>
                  <w:rFonts w:ascii="Cambria Math" w:hAnsi="Cambria Math"/>
                </w:rPr>
                <m:t>b</m:t>
              </w:del>
            </m:r>
          </m:e>
          <m:sub>
            <m:r>
              <w:del w:id="632" w:author="Author" w:date="2026-03-30T07:53:00Z" w16du:dateUtc="2026-03-30T05:53:00Z">
                <w:rPr>
                  <w:rFonts w:ascii="Cambria Math" w:hAnsi="Cambria Math"/>
                </w:rPr>
                <m:t>R</m:t>
              </w:del>
            </m:r>
          </m:sub>
        </m:sSub>
      </m:oMath>
      <w:del w:id="633" w:author="Author" w:date="2026-03-30T07:53:00Z" w16du:dateUtc="2026-03-30T05:53:00Z">
        <w:r>
          <w:delText xml:space="preserve">): Registered Reports are published regardless of their results, whereas standard reports are affected by publication bias. In the case of negative results, standard reports may thus not be published at all or require more resubmissions or more extensive revisions than Registered Reports. </w:delText>
        </w:r>
      </w:del>
    </w:p>
    <w:p w14:paraId="770BECD0" w14:textId="77777777" w:rsidR="00251F6B" w:rsidRDefault="00000000">
      <w:pPr>
        <w:pStyle w:val="Compact"/>
        <w:numPr>
          <w:ilvl w:val="0"/>
          <w:numId w:val="24"/>
        </w:numPr>
        <w:rPr>
          <w:del w:id="634" w:author="Author" w:date="2026-03-30T07:53:00Z" w16du:dateUtc="2026-03-30T05:53:00Z"/>
        </w:rPr>
      </w:pPr>
      <w:del w:id="635" w:author="Author" w:date="2026-03-30T07:53:00Z" w16du:dateUtc="2026-03-30T05:53:00Z">
        <w:r>
          <w:delText>On average, standard reports with positive results are more valuable than Registered Reports (</w:delText>
        </w:r>
      </w:del>
      <m:oMath>
        <m:sSub>
          <m:sSubPr>
            <m:ctrlPr>
              <w:del w:id="636" w:author="Author" w:date="2026-03-30T07:53:00Z" w16du:dateUtc="2026-03-30T05:53:00Z">
                <w:rPr>
                  <w:rFonts w:ascii="Cambria Math" w:hAnsi="Cambria Math"/>
                </w:rPr>
              </w:del>
            </m:ctrlPr>
          </m:sSubPr>
          <m:e>
            <m:r>
              <w:del w:id="637" w:author="Author" w:date="2026-03-30T07:53:00Z" w16du:dateUtc="2026-03-30T05:53:00Z">
                <w:rPr>
                  <w:rFonts w:ascii="Cambria Math" w:hAnsi="Cambria Math"/>
                </w:rPr>
                <m:t>b</m:t>
              </w:del>
            </m:r>
          </m:e>
          <m:sub>
            <m:r>
              <w:del w:id="638" w:author="Author" w:date="2026-03-30T07:53:00Z" w16du:dateUtc="2026-03-30T05:53:00Z">
                <w:rPr>
                  <w:rFonts w:ascii="Cambria Math" w:hAnsi="Cambria Math"/>
                </w:rPr>
                <m:t>R</m:t>
              </w:del>
            </m:r>
          </m:sub>
        </m:sSub>
        <m:r>
          <w:del w:id="639" w:author="Author" w:date="2026-03-30T07:53:00Z" w16du:dateUtc="2026-03-30T05:53:00Z">
            <m:rPr>
              <m:sty m:val="p"/>
            </m:rPr>
            <w:rPr>
              <w:rFonts w:ascii="Cambria Math" w:hAnsi="Cambria Math"/>
            </w:rPr>
            <m:t>&lt;</m:t>
          </w:del>
        </m:r>
        <m:sSub>
          <m:sSubPr>
            <m:ctrlPr>
              <w:del w:id="640" w:author="Author" w:date="2026-03-30T07:53:00Z" w16du:dateUtc="2026-03-30T05:53:00Z">
                <w:rPr>
                  <w:rFonts w:ascii="Cambria Math" w:hAnsi="Cambria Math"/>
                </w:rPr>
              </w:del>
            </m:ctrlPr>
          </m:sSubPr>
          <m:e>
            <m:r>
              <w:del w:id="641" w:author="Author" w:date="2026-03-30T07:53:00Z" w16du:dateUtc="2026-03-30T05:53:00Z">
                <w:rPr>
                  <w:rFonts w:ascii="Cambria Math" w:hAnsi="Cambria Math"/>
                </w:rPr>
                <m:t>b</m:t>
              </w:del>
            </m:r>
          </m:e>
          <m:sub>
            <m:r>
              <w:del w:id="642" w:author="Author" w:date="2026-03-30T07:53:00Z" w16du:dateUtc="2026-03-30T05:53:00Z">
                <w:rPr>
                  <w:rFonts w:ascii="Cambria Math" w:hAnsi="Cambria Math"/>
                </w:rPr>
                <m:t>pos</m:t>
              </w:del>
            </m:r>
          </m:sub>
        </m:sSub>
      </m:oMath>
      <w:del w:id="643" w:author="Author" w:date="2026-03-30T07:53:00Z" w16du:dateUtc="2026-03-30T05:53:00Z">
        <w:r>
          <w:delText xml:space="preserve">), for example because many high-impact journals do not (yet) offer Registered Reports, because not registering one’s study </w:delText>
        </w:r>
        <w:r>
          <w:rPr>
            <w:i/>
            <w:iCs/>
          </w:rPr>
          <w:delText>a priori</w:delText>
        </w:r>
        <w:r>
          <w:delText xml:space="preserve"> makes it easier to spin the results to appear more impactful and thus increases the chances to be published in a high-impact journal, or because Registered Reports may require more effort due to their stricter quality criteria, lowering the net reward. While proponents of Registered Reports may argue that the format has such tremendous advantages that authors’ resulting career </w:delText>
        </w:r>
        <w:r>
          <w:lastRenderedPageBreak/>
          <w:delText>benefits are superior to any alternative, this chapter is predicated on the assumption that most researchers currently do not share this view. Once this changes, the present investigation may happily become redundant.</w:delText>
        </w:r>
      </w:del>
    </w:p>
    <w:p w14:paraId="0275C63A" w14:textId="77777777" w:rsidR="00167C5D" w:rsidRDefault="00000000">
      <w:pPr>
        <w:pStyle w:val="BodyText"/>
        <w:pPrChange w:id="644" w:author="Author" w:date="2026-03-30T07:53:00Z" w16du:dateUtc="2026-03-30T05:53:00Z">
          <w:pPr>
            <w:pStyle w:val="FirstParagraph"/>
          </w:pPr>
        </w:pPrChange>
      </w:pPr>
      <w:r>
        <w:t>This entire research cycle</w:t>
      </w:r>
      <m:oMath>
        <m:r>
          <w:rPr>
            <w:rFonts w:ascii="Cambria Math" w:hAnsi="Cambria Math"/>
          </w:rPr>
          <m:t> </m:t>
        </m:r>
      </m:oMath>
      <w:r>
        <w:t>—</w:t>
      </w:r>
      <m:oMath>
        <m:r>
          <w:rPr>
            <w:rFonts w:ascii="Cambria Math" w:hAnsi="Cambria Math"/>
          </w:rPr>
          <m:t> </m:t>
        </m:r>
      </m:oMath>
      <w:r>
        <w:t xml:space="preserve">choosing a hypothesis, choosing a publication route by comparing its prior </w:t>
      </w:r>
      <m:oMath>
        <m:r>
          <w:rPr>
            <w:rFonts w:ascii="Cambria Math" w:hAnsi="Cambria Math"/>
          </w:rPr>
          <m:t>p</m:t>
        </m:r>
      </m:oMath>
      <w:r>
        <w:t xml:space="preserve"> to one’s publication strategy </w:t>
      </w:r>
      <m:oMath>
        <m:r>
          <w:rPr>
            <w:rFonts w:ascii="Cambria Math" w:hAnsi="Cambria Math"/>
          </w:rPr>
          <m:t>s</m:t>
        </m:r>
      </m:oMath>
      <w:r>
        <w:t xml:space="preserve">, testing the hypothesis, and receiving payoff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for a Registered Report or </w:t>
      </w:r>
      <m:oMath>
        <m:sSub>
          <m:sSubPr>
            <m:ctrlPr>
              <w:rPr>
                <w:rFonts w:ascii="Cambria Math" w:hAnsi="Cambria Math"/>
              </w:rPr>
            </m:ctrlPr>
          </m:sSubPr>
          <m:e>
            <m:r>
              <w:rPr>
                <w:rFonts w:ascii="Cambria Math" w:hAnsi="Cambria Math"/>
              </w:rPr>
              <m:t>b</m:t>
            </m:r>
          </m:e>
          <m:sub>
            <m:r>
              <w:rPr>
                <w:rFonts w:ascii="Cambria Math" w:hAnsi="Cambria Math"/>
              </w:rPr>
              <m:t>neg</m:t>
            </m:r>
          </m:sub>
        </m:sSub>
      </m:oMath>
      <w:r>
        <w:t xml:space="preserve"> or </w:t>
      </w:r>
      <m:oMath>
        <m:sSub>
          <m:sSubPr>
            <m:ctrlPr>
              <w:rPr>
                <w:rFonts w:ascii="Cambria Math" w:hAnsi="Cambria Math"/>
              </w:rPr>
            </m:ctrlPr>
          </m:sSubPr>
          <m:e>
            <m:r>
              <w:rPr>
                <w:rFonts w:ascii="Cambria Math" w:hAnsi="Cambria Math"/>
              </w:rPr>
              <m:t>b</m:t>
            </m:r>
          </m:e>
          <m:sub>
            <m:r>
              <w:rPr>
                <w:rFonts w:ascii="Cambria Math" w:hAnsi="Cambria Math"/>
              </w:rPr>
              <m:t>pos</m:t>
            </m:r>
          </m:sub>
        </m:sSub>
      </m:oMath>
      <w:r>
        <w:t xml:space="preserve"> for a positive and negative standard report, respectively</w:t>
      </w:r>
      <m:oMath>
        <m:r>
          <w:rPr>
            <w:rFonts w:ascii="Cambria Math" w:hAnsi="Cambria Math"/>
          </w:rPr>
          <m:t> </m:t>
        </m:r>
      </m:oMath>
      <w:r>
        <w:t>—</w:t>
      </w:r>
      <m:oMath>
        <m:r>
          <w:rPr>
            <w:rFonts w:ascii="Cambria Math" w:hAnsi="Cambria Math"/>
          </w:rPr>
          <m:t> </m:t>
        </m:r>
      </m:oMath>
      <w:r>
        <w:t xml:space="preserve">is repeated </w:t>
      </w:r>
      <m:oMath>
        <m:r>
          <w:rPr>
            <w:rFonts w:ascii="Cambria Math" w:hAnsi="Cambria Math"/>
          </w:rPr>
          <m:t>m</m:t>
        </m:r>
      </m:oMath>
      <w:r>
        <w:t xml:space="preserve"> times.</w:t>
      </w:r>
    </w:p>
    <w:p w14:paraId="7B424189" w14:textId="77777777" w:rsidR="00167C5D" w:rsidRDefault="00000000">
      <w:pPr>
        <w:pStyle w:val="Heading4"/>
        <w:framePr w:wrap="around"/>
      </w:pPr>
      <w:bookmarkStart w:id="645" w:name="evaluation-phase"/>
      <w:bookmarkEnd w:id="579"/>
      <w:r>
        <w:t>Evaluation phase.</w:t>
      </w:r>
    </w:p>
    <w:p w14:paraId="37D913E4" w14:textId="77777777" w:rsidR="00167C5D" w:rsidRDefault="00000000">
      <w:pPr>
        <w:pStyle w:val="FirstParagraph"/>
      </w:pPr>
      <w:r>
        <w:t xml:space="preserve">At the end of the research phase, researchers’ accumulated publication payoffs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are translated into fitness </w:t>
      </w:r>
      <m:oMath>
        <m:r>
          <w:rPr>
            <w:rFonts w:ascii="Cambria Math" w:hAnsi="Cambria Math"/>
          </w:rPr>
          <m:t>f</m:t>
        </m:r>
      </m:oMath>
      <w:r>
        <w:t xml:space="preserve">. Fitness is calculated with a function characterised by exponent </w:t>
      </w:r>
      <m:oMath>
        <m:r>
          <w:rPr>
            <w:rFonts w:ascii="Cambria Math" w:hAnsi="Cambria Math"/>
          </w:rPr>
          <m:t>ϵ</m:t>
        </m:r>
      </m:oMath>
      <w:r>
        <w:t xml:space="preserve">, which determines the shape of the function. </w:t>
      </w:r>
      <m:oMath>
        <m:r>
          <w:rPr>
            <w:rFonts w:ascii="Cambria Math" w:hAnsi="Cambria Math"/>
          </w:rPr>
          <m:t>ϵ</m:t>
        </m:r>
        <m:r>
          <m:rPr>
            <m:sty m:val="p"/>
          </m:rPr>
          <w:rPr>
            <w:rFonts w:ascii="Cambria Math" w:hAnsi="Cambria Math"/>
          </w:rPr>
          <m:t>=</m:t>
        </m:r>
        <m:r>
          <w:rPr>
            <w:rFonts w:ascii="Cambria Math" w:hAnsi="Cambria Math"/>
          </w:rPr>
          <m:t>1</m:t>
        </m:r>
      </m:oMath>
      <w:r>
        <w:t xml:space="preserve"> yields a linear function, </w:t>
      </w:r>
      <m:oMath>
        <m:r>
          <w:rPr>
            <w:rFonts w:ascii="Cambria Math" w:hAnsi="Cambria Math"/>
          </w:rPr>
          <m:t>0</m:t>
        </m:r>
        <m:r>
          <m:rPr>
            <m:sty m:val="p"/>
          </m:rPr>
          <w:rPr>
            <w:rFonts w:ascii="Cambria Math" w:hAnsi="Cambria Math"/>
          </w:rPr>
          <m:t>&lt;</m:t>
        </m:r>
        <m:r>
          <w:rPr>
            <w:rFonts w:ascii="Cambria Math" w:hAnsi="Cambria Math"/>
          </w:rPr>
          <m:t>ϵ</m:t>
        </m:r>
        <m:r>
          <m:rPr>
            <m:sty m:val="p"/>
          </m:rPr>
          <w:rPr>
            <w:rFonts w:ascii="Cambria Math" w:hAnsi="Cambria Math"/>
          </w:rPr>
          <m:t>&lt;</m:t>
        </m:r>
        <m:r>
          <w:rPr>
            <w:rFonts w:ascii="Cambria Math" w:hAnsi="Cambria Math"/>
          </w:rPr>
          <m:t>1</m:t>
        </m:r>
      </m:oMath>
      <w:r>
        <w:t xml:space="preserve"> yields a concave function with diminishing returns, and </w:t>
      </w:r>
      <m:oMath>
        <m:r>
          <w:rPr>
            <w:rFonts w:ascii="Cambria Math" w:hAnsi="Cambria Math"/>
          </w:rPr>
          <m:t>ϵ</m:t>
        </m:r>
        <m:r>
          <m:rPr>
            <m:sty m:val="p"/>
          </m:rPr>
          <w:rPr>
            <w:rFonts w:ascii="Cambria Math" w:hAnsi="Cambria Math"/>
          </w:rPr>
          <m:t>&gt;</m:t>
        </m:r>
        <m:r>
          <w:rPr>
            <w:rFonts w:ascii="Cambria Math" w:hAnsi="Cambria Math"/>
          </w:rPr>
          <m:t>1</m:t>
        </m:r>
      </m:oMath>
      <w:r>
        <w:t xml:space="preserve"> yields a convex function with increasing returns (illustrated in Figure 1):</w:t>
      </w:r>
    </w:p>
    <w:p w14:paraId="1DDCEA9F" w14:textId="77777777" w:rsidR="00167C5D"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f</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i</m:t>
                                </m:r>
                              </m:sub>
                            </m:sSub>
                          </m:e>
                        </m:nary>
                      </m:e>
                    </m:d>
                  </m:e>
                  <m:sup>
                    <m:r>
                      <w:rPr>
                        <w:rFonts w:ascii="Cambria Math" w:hAnsi="Cambria Math"/>
                      </w:rPr>
                      <m:t>ϵ</m:t>
                    </m:r>
                  </m:sup>
                </m:sSup>
              </m:e>
            </m:mr>
          </m:m>
        </m:oMath>
      </m:oMathPara>
    </w:p>
    <w:p w14:paraId="3F21929B" w14:textId="77777777" w:rsidR="00167C5D" w:rsidRDefault="00000000">
      <w:pPr>
        <w:pStyle w:val="FirstParagraph"/>
      </w:pPr>
      <w:r>
        <w:t xml:space="preserve">However, two situations may cause a researcher’s fitness to fall to zero even when their accumulated payoffs are non-zero. First, the sum of their payoffs may fall below an absolute survival threshold </w:t>
      </w:r>
      <m:oMath>
        <m:r>
          <w:rPr>
            <w:rFonts w:ascii="Cambria Math" w:hAnsi="Cambria Math"/>
          </w:rPr>
          <m:t>δ</m:t>
        </m:r>
      </m:oMath>
      <w:r>
        <w:t xml:space="preserve">, for example when a researcher fails to meet an agreed publication target by the time their ‘tenure clock’ runs out. Thus, when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&lt;</m:t>
        </m:r>
        <m:r>
          <w:rPr>
            <w:rFonts w:ascii="Cambria Math" w:hAnsi="Cambria Math"/>
          </w:rPr>
          <m:t>δ</m:t>
        </m:r>
      </m:oMath>
      <w:r>
        <w:t xml:space="preserve">, </w:t>
      </w:r>
      <m:oMath>
        <m:r>
          <w:rPr>
            <w:rFonts w:ascii="Cambria Math" w:hAnsi="Cambria Math"/>
          </w:rPr>
          <m:t>f</m:t>
        </m:r>
        <m:r>
          <m:rPr>
            <m:sty m:val="p"/>
          </m:rPr>
          <w:rPr>
            <w:rFonts w:ascii="Cambria Math" w:hAnsi="Cambria Math"/>
          </w:rPr>
          <m:t>=</m:t>
        </m:r>
        <m:r>
          <w:rPr>
            <w:rFonts w:ascii="Cambria Math" w:hAnsi="Cambria Math"/>
          </w:rPr>
          <m:t>0</m:t>
        </m:r>
      </m:oMath>
      <w:r>
        <w:t xml:space="preserve">. Second, the sum of their payoffs may fall below a relative threshold </w:t>
      </w:r>
      <m:oMath>
        <m:r>
          <w:rPr>
            <w:rFonts w:ascii="Cambria Math" w:hAnsi="Cambria Math"/>
          </w:rPr>
          <m:t>γ</m:t>
        </m:r>
      </m:oMath>
      <w:r>
        <w:t xml:space="preserve">, which reflects the intensity of competition (e.g., for scarce research grants or positions). </w:t>
      </w:r>
      <m:oMath>
        <m:r>
          <w:rPr>
            <w:rFonts w:ascii="Cambria Math" w:hAnsi="Cambria Math"/>
          </w:rPr>
          <m:t>γ</m:t>
        </m:r>
      </m:oMath>
      <w:r>
        <w:t xml:space="preserve"> is the proportion of researchers who are considered for reproduction. When </w:t>
      </w:r>
      <m:oMath>
        <m:r>
          <w:rPr>
            <w:rFonts w:ascii="Cambria Math" w:hAnsi="Cambria Math"/>
          </w:rPr>
          <m:t>γ</m:t>
        </m:r>
        <m:r>
          <m:rPr>
            <m:sty m:val="p"/>
          </m:rPr>
          <w:rPr>
            <w:rFonts w:ascii="Cambria Math" w:hAnsi="Cambria Math"/>
          </w:rPr>
          <m:t>=</m:t>
        </m:r>
        <m:r>
          <w:rPr>
            <w:rFonts w:ascii="Cambria Math" w:hAnsi="Cambria Math"/>
          </w:rPr>
          <m:t>1</m:t>
        </m:r>
      </m:oMath>
      <w:r>
        <w:t xml:space="preserve">, all researchers in the population are considered for reproduction and their fitness is calculated according to Eq. 1. When </w:t>
      </w:r>
      <m:oMath>
        <m:r>
          <w:rPr>
            <w:rFonts w:ascii="Cambria Math" w:hAnsi="Cambria Math"/>
          </w:rPr>
          <m:t>γ</m:t>
        </m:r>
        <m:r>
          <m:rPr>
            <m:sty m:val="p"/>
          </m:rPr>
          <w:rPr>
            <w:rFonts w:ascii="Cambria Math" w:hAnsi="Cambria Math"/>
          </w:rPr>
          <m:t>&lt;</m:t>
        </m:r>
        <m:r>
          <w:rPr>
            <w:rFonts w:ascii="Cambria Math" w:hAnsi="Cambria Math"/>
          </w:rPr>
          <m:t>1</m:t>
        </m:r>
      </m:oMath>
      <w:r>
        <w:t xml:space="preserve">, the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500</m:t>
        </m:r>
      </m:oMath>
      <w:r>
        <w:t xml:space="preserve"> least successful </w:t>
      </w:r>
      <w:r>
        <w:lastRenderedPageBreak/>
        <w:t>researchers receive zero fitness and cannot reproduce.</w:t>
      </w:r>
      <w:del w:id="646" w:author="Author" w:date="2026-03-30T07:53:00Z" w16du:dateUtc="2026-03-30T05:53:00Z">
        <w:r>
          <w:rPr>
            <w:rStyle w:val="FootnoteReference"/>
          </w:rPr>
          <w:footnoteReference w:id="9"/>
        </w:r>
      </w:del>
      <w:r>
        <w:t xml:space="preserve"> For example, </w:t>
      </w:r>
      <m:oMath>
        <m:r>
          <w:rPr>
            <w:rFonts w:ascii="Cambria Math" w:hAnsi="Cambria Math"/>
          </w:rPr>
          <m:t>γ</m:t>
        </m:r>
        <m:r>
          <m:rPr>
            <m:sty m:val="p"/>
          </m:rPr>
          <w:rPr>
            <w:rFonts w:ascii="Cambria Math" w:hAnsi="Cambria Math"/>
          </w:rPr>
          <m:t>=</m:t>
        </m:r>
        <m:r>
          <w:rPr>
            <w:rFonts w:ascii="Cambria Math" w:hAnsi="Cambria Math"/>
          </w:rPr>
          <m:t>0.1</m:t>
        </m:r>
      </m:oMath>
      <w:r>
        <w:t xml:space="preserve"> means that only </w:t>
      </w:r>
      <w:del w:id="652" w:author="Author" w:date="2026-03-30T07:53:00Z" w16du:dateUtc="2026-03-30T05:53:00Z">
        <w:r>
          <w:delText xml:space="preserve">those </w:delText>
        </w:r>
      </w:del>
      <w:r>
        <w:t xml:space="preserve">researchers with accumulated payoffs in the top </w:t>
      </w:r>
      <m:oMath>
        <m:r>
          <w:rPr>
            <w:rFonts w:ascii="Cambria Math" w:hAnsi="Cambria Math"/>
          </w:rPr>
          <m:t>10</m:t>
        </m:r>
        <m:r>
          <m:rPr>
            <m:sty m:val="p"/>
          </m:rPr>
          <w:rPr>
            <w:rFonts w:ascii="Cambria Math" w:hAnsi="Cambria Math"/>
          </w:rPr>
          <m:t>%</m:t>
        </m:r>
      </m:oMath>
      <w:r>
        <w:t xml:space="preserve"> of the population can reproduce</w:t>
      </w:r>
      <w:del w:id="653" w:author="Author" w:date="2026-03-30T07:53:00Z" w16du:dateUtc="2026-03-30T05:53:00Z">
        <w:r>
          <w:delText xml:space="preserve">, and the fitness of the remaining </w:delText>
        </w:r>
      </w:del>
      <m:oMath>
        <m:r>
          <w:del w:id="654" w:author="Author" w:date="2026-03-30T07:53:00Z" w16du:dateUtc="2026-03-30T05:53:00Z">
            <w:rPr>
              <w:rFonts w:ascii="Cambria Math" w:hAnsi="Cambria Math"/>
            </w:rPr>
            <m:t>90</m:t>
          </w:del>
        </m:r>
        <m:r>
          <w:del w:id="655" w:author="Author" w:date="2026-03-30T07:53:00Z" w16du:dateUtc="2026-03-30T05:53:00Z">
            <m:rPr>
              <m:sty m:val="p"/>
            </m:rPr>
            <w:rPr>
              <w:rFonts w:ascii="Cambria Math" w:hAnsi="Cambria Math"/>
            </w:rPr>
            <m:t>%</m:t>
          </w:del>
        </m:r>
      </m:oMath>
      <w:del w:id="656" w:author="Author" w:date="2026-03-30T07:53:00Z" w16du:dateUtc="2026-03-30T05:53:00Z">
        <w:r>
          <w:delText xml:space="preserve"> is set to zero</w:delText>
        </w:r>
      </w:del>
      <w:r>
        <w:t>.</w:t>
      </w:r>
    </w:p>
    <w:p w14:paraId="06020AAC" w14:textId="77777777" w:rsidR="00167C5D" w:rsidRDefault="00000000">
      <w:pPr>
        <w:pStyle w:val="Heading4"/>
        <w:framePr w:wrap="around"/>
      </w:pPr>
      <w:bookmarkStart w:id="657" w:name="reproduction-phase"/>
      <w:bookmarkEnd w:id="645"/>
      <w:r>
        <w:t>Reproduction phase.</w:t>
      </w:r>
    </w:p>
    <w:p w14:paraId="17600B1B" w14:textId="77777777" w:rsidR="00167C5D" w:rsidRDefault="00000000">
      <w:pPr>
        <w:pStyle w:val="FirstParagraph"/>
      </w:pPr>
      <w:r>
        <w:t xml:space="preserve">Finally, the researchers in the current population retire and a new (non-overlapping) generation of researchers is created. A researcher in the new generation inherits their publication strategy </w:t>
      </w:r>
      <m:oMath>
        <m:r>
          <w:rPr>
            <w:rFonts w:ascii="Cambria Math" w:hAnsi="Cambria Math"/>
          </w:rPr>
          <m:t>s</m:t>
        </m:r>
      </m:oMath>
      <w:r>
        <w:t xml:space="preserve"> from a researcher in the previous generation with the probability of the previous researcher’s fitness (i.e., the new generation’s publication strategies are sampled with replacement from the previous generation, probability-weighted by fitness). The new generation’s publication strategies are inherited with a small amount of random noise, such that </w:t>
      </w:r>
      <m:oMath>
        <m:sSub>
          <m:sSubPr>
            <m:ctrlPr>
              <w:rPr>
                <w:rFonts w:ascii="Cambria Math" w:hAnsi="Cambria Math"/>
              </w:rPr>
            </m:ctrlPr>
          </m:sSubPr>
          <m:e>
            <m:r>
              <w:rPr>
                <w:rFonts w:ascii="Cambria Math" w:hAnsi="Cambria Math"/>
              </w:rPr>
              <m:t>s</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old</m:t>
            </m:r>
          </m:sub>
        </m:sSub>
        <m:r>
          <m:rPr>
            <m:sty m:val="p"/>
          </m:rPr>
          <w:rPr>
            <w:rFonts w:ascii="Cambria Math" w:hAnsi="Cambria Math"/>
          </w:rPr>
          <m:t>+</m:t>
        </m:r>
        <m:r>
          <w:rPr>
            <w:rFonts w:ascii="Cambria Math" w:hAnsi="Cambria Math"/>
          </w:rPr>
          <m:t>w</m:t>
        </m:r>
      </m:oMath>
      <w:r>
        <w:t xml:space="preserve">, with </w:t>
      </w:r>
      <m:oMath>
        <m:r>
          <w:rPr>
            <w:rFonts w:ascii="Cambria Math" w:hAnsi="Cambria Math"/>
          </w:rPr>
          <m:t>w</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0.01</m:t>
            </m:r>
          </m:e>
        </m:d>
      </m:oMath>
      <w:r>
        <w:t xml:space="preserve">. </w:t>
      </w:r>
      <w:del w:id="658" w:author="Author" w:date="2026-03-30T07:53:00Z" w16du:dateUtc="2026-03-30T05:53:00Z">
        <w:r>
          <w:delText xml:space="preserve"> </w:delText>
        </w:r>
      </w:del>
      <w:r>
        <w:t xml:space="preserve">Such hereditary transmission can be </w:t>
      </w:r>
      <w:del w:id="659" w:author="Author" w:date="2026-03-30T07:53:00Z" w16du:dateUtc="2026-03-30T05:53:00Z">
        <w:r>
          <w:delText>seen</w:delText>
        </w:r>
      </w:del>
      <w:ins w:id="660" w:author="Author" w:date="2026-03-30T07:53:00Z" w16du:dateUtc="2026-03-30T05:53:00Z">
        <w:r>
          <w:t>interpreted</w:t>
        </w:r>
      </w:ins>
      <w:r>
        <w:t xml:space="preserve"> as </w:t>
      </w:r>
      <w:del w:id="661" w:author="Author" w:date="2026-03-30T07:53:00Z" w16du:dateUtc="2026-03-30T05:53:00Z">
        <w:r>
          <w:delText xml:space="preserve">reflecting mentorship and teaching (e.g., when established professors advise mentees to copy their strategies) or simply a generic </w:delText>
        </w:r>
      </w:del>
      <w:r>
        <w:t xml:space="preserve">social learning </w:t>
      </w:r>
      <w:del w:id="662" w:author="Author" w:date="2026-03-30T07:53:00Z" w16du:dateUtc="2026-03-30T05:53:00Z">
        <w:r>
          <w:delText xml:space="preserve">process </w:delText>
        </w:r>
      </w:del>
      <w:r>
        <w:t xml:space="preserve">in which successful researchers are more likely to be imitated </w:t>
      </w:r>
      <w:del w:id="663" w:author="Author" w:date="2026-03-30T07:53:00Z" w16du:dateUtc="2026-03-30T05:53:00Z">
        <w:r>
          <w:delText xml:space="preserve">by others </w:delText>
        </w:r>
      </w:del>
      <w:r>
        <w:t>(Smaldino &amp; McElreath, 2016; Tiokhin</w:t>
      </w:r>
      <w:del w:id="664" w:author="Author" w:date="2026-03-30T07:53:00Z" w16du:dateUtc="2026-03-30T05:53:00Z">
        <w:r>
          <w:delText xml:space="preserve"> et al.,</w:delText>
        </w:r>
      </w:del>
      <w:ins w:id="665" w:author="Author" w:date="2026-03-30T07:53:00Z" w16du:dateUtc="2026-03-30T05:53:00Z">
        <w:r>
          <w:t>, Yan, &amp; Morgan,</w:t>
        </w:r>
      </w:ins>
      <w:r>
        <w:t xml:space="preserve"> 2021</w:t>
      </w:r>
      <w:del w:id="666" w:author="Author" w:date="2026-03-30T07:53:00Z" w16du:dateUtc="2026-03-30T05:53:00Z">
        <w:r>
          <w:delText>). Although this interpretation may be useful, the main</w:delText>
        </w:r>
      </w:del>
      <w:ins w:id="667" w:author="Author" w:date="2026-03-30T07:53:00Z" w16du:dateUtc="2026-03-30T05:53:00Z">
        <w:r>
          <w:t>), but its primary</w:t>
        </w:r>
      </w:ins>
      <w:r>
        <w:t xml:space="preserve"> purpose </w:t>
      </w:r>
      <w:del w:id="668" w:author="Author" w:date="2026-03-30T07:53:00Z" w16du:dateUtc="2026-03-30T05:53:00Z">
        <w:r>
          <w:delText>of this aspect of</w:delText>
        </w:r>
      </w:del>
      <w:ins w:id="669" w:author="Author" w:date="2026-03-30T07:53:00Z" w16du:dateUtc="2026-03-30T05:53:00Z">
        <w:r>
          <w:t>in</w:t>
        </w:r>
      </w:ins>
      <w:r>
        <w:t xml:space="preserve"> the model is </w:t>
      </w:r>
      <w:del w:id="670" w:author="Author" w:date="2026-03-30T07:53:00Z" w16du:dateUtc="2026-03-30T05:53:00Z">
        <w:r>
          <w:delText xml:space="preserve">purely </w:delText>
        </w:r>
      </w:del>
      <w:r>
        <w:t>technical</w:t>
      </w:r>
      <w:del w:id="671" w:author="Author" w:date="2026-03-30T07:53:00Z" w16du:dateUtc="2026-03-30T05:53:00Z">
        <w:r>
          <w:delText xml:space="preserve"> and not specifically intended to reflect reality</w:delText>
        </w:r>
      </w:del>
      <m:oMath>
        <m:r>
          <w:rPr>
            <w:rFonts w:ascii="Cambria Math" w:hAnsi="Cambria Math"/>
          </w:rPr>
          <m:t> </m:t>
        </m:r>
      </m:oMath>
      <w:r>
        <w:t>—</w:t>
      </w:r>
      <m:oMath>
        <m:r>
          <w:rPr>
            <w:rFonts w:ascii="Cambria Math" w:hAnsi="Cambria Math"/>
          </w:rPr>
          <m:t> </m:t>
        </m:r>
      </m:oMath>
      <w:r>
        <w:t xml:space="preserve">it simply provides the machinery for determining which publication strategies are optimal </w:t>
      </w:r>
      <w:del w:id="672" w:author="Author" w:date="2026-03-30T07:53:00Z" w16du:dateUtc="2026-03-30T05:53:00Z">
        <w:r>
          <w:delText>in the various situations we are investigating</w:delText>
        </w:r>
      </w:del>
      <w:ins w:id="673" w:author="Author" w:date="2026-03-30T07:53:00Z" w16du:dateUtc="2026-03-30T05:53:00Z">
        <w:r>
          <w:t>under different conditions</w:t>
        </w:r>
      </w:ins>
      <w:r>
        <w:t>.</w:t>
      </w:r>
    </w:p>
    <w:p w14:paraId="5A96BB23" w14:textId="77777777" w:rsidR="00167C5D" w:rsidRDefault="00000000">
      <w:pPr>
        <w:pStyle w:val="TableCaption"/>
      </w:pPr>
      <w:r>
        <w:lastRenderedPageBreak/>
        <w:t xml:space="preserve">Parameter definitions </w:t>
      </w:r>
      <w:r>
        <w:br/>
      </w:r>
      <w:r>
        <w:rPr>
          <w:i/>
          <w:iCs/>
        </w:rPr>
        <w:t xml:space="preserve"> values</w:t>
      </w:r>
    </w:p>
    <w:tbl>
      <w:tblPr>
        <w:tblStyle w:val="Table"/>
        <w:tblW w:w="5000" w:type="pct"/>
        <w:tblLayout w:type="fixed"/>
        <w:tblLook w:val="0020" w:firstRow="1" w:lastRow="0" w:firstColumn="0" w:lastColumn="0" w:noHBand="0" w:noVBand="0"/>
        <w:tblCaption w:val="Parameter definitions   values"/>
      </w:tblPr>
      <w:tblGrid>
        <w:gridCol w:w="1196"/>
        <w:gridCol w:w="5986"/>
        <w:gridCol w:w="2224"/>
      </w:tblGrid>
      <w:tr w:rsidR="00167C5D" w14:paraId="6B31B1CC" w14:textId="77777777" w:rsidTr="00167C5D">
        <w:trPr>
          <w:cnfStyle w:val="100000000000" w:firstRow="1" w:lastRow="0" w:firstColumn="0" w:lastColumn="0" w:oddVBand="0" w:evenVBand="0" w:oddHBand="0" w:evenHBand="0" w:firstRowFirstColumn="0" w:firstRowLastColumn="0" w:lastRowFirstColumn="0" w:lastRowLastColumn="0"/>
          <w:tblHeader/>
        </w:trPr>
        <w:tc>
          <w:tcPr>
            <w:tcW w:w="1007" w:type="dxa"/>
          </w:tcPr>
          <w:p w14:paraId="63960D9F" w14:textId="77777777" w:rsidR="00167C5D" w:rsidRDefault="00000000">
            <w:pPr>
              <w:pStyle w:val="Compact"/>
              <w:jc w:val="center"/>
            </w:pPr>
            <w:r>
              <w:t>Parameter</w:t>
            </w:r>
          </w:p>
        </w:tc>
        <w:tc>
          <w:tcPr>
            <w:tcW w:w="5040" w:type="dxa"/>
          </w:tcPr>
          <w:p w14:paraId="0E9579C9" w14:textId="77777777" w:rsidR="00167C5D" w:rsidRDefault="00000000">
            <w:pPr>
              <w:pStyle w:val="Compact"/>
            </w:pPr>
            <w:r>
              <w:t>Definition</w:t>
            </w:r>
          </w:p>
        </w:tc>
        <w:tc>
          <w:tcPr>
            <w:tcW w:w="1872" w:type="dxa"/>
          </w:tcPr>
          <w:p w14:paraId="176DD283" w14:textId="77777777" w:rsidR="00167C5D" w:rsidRDefault="00000000">
            <w:pPr>
              <w:pStyle w:val="Compact"/>
            </w:pPr>
            <w:r>
              <w:t>Value [range]</w:t>
            </w:r>
          </w:p>
        </w:tc>
      </w:tr>
      <w:tr w:rsidR="00167C5D" w14:paraId="168C34B3" w14:textId="77777777">
        <w:tc>
          <w:tcPr>
            <w:tcW w:w="1007" w:type="dxa"/>
          </w:tcPr>
          <w:p w14:paraId="6C7EC084" w14:textId="77777777" w:rsidR="00167C5D" w:rsidRDefault="00000000">
            <w:pPr>
              <w:pStyle w:val="Compact"/>
              <w:jc w:val="center"/>
            </w:pPr>
            <m:oMathPara>
              <m:oMath>
                <m:r>
                  <w:rPr>
                    <w:rFonts w:ascii="Cambria Math" w:hAnsi="Cambria Math"/>
                  </w:rPr>
                  <m:t>n</m:t>
                </m:r>
              </m:oMath>
            </m:oMathPara>
          </w:p>
        </w:tc>
        <w:tc>
          <w:tcPr>
            <w:tcW w:w="5040" w:type="dxa"/>
          </w:tcPr>
          <w:p w14:paraId="55AC66E3" w14:textId="77777777" w:rsidR="00167C5D" w:rsidRDefault="00000000">
            <w:pPr>
              <w:pStyle w:val="Compact"/>
            </w:pPr>
            <w:r>
              <w:t>population size</w:t>
            </w:r>
          </w:p>
        </w:tc>
        <w:tc>
          <w:tcPr>
            <w:tcW w:w="1872" w:type="dxa"/>
          </w:tcPr>
          <w:p w14:paraId="51F3F1B3" w14:textId="77777777" w:rsidR="00167C5D" w:rsidRDefault="00000000">
            <w:pPr>
              <w:pStyle w:val="Compact"/>
            </w:pPr>
            <w:r>
              <w:t>500</w:t>
            </w:r>
          </w:p>
        </w:tc>
      </w:tr>
      <w:tr w:rsidR="00167C5D" w14:paraId="257DD27B" w14:textId="77777777">
        <w:tc>
          <w:tcPr>
            <w:tcW w:w="1007" w:type="dxa"/>
          </w:tcPr>
          <w:p w14:paraId="1BCE743F" w14:textId="77777777" w:rsidR="00167C5D" w:rsidRDefault="00000000">
            <w:pPr>
              <w:pStyle w:val="Compact"/>
              <w:jc w:val="center"/>
            </w:pPr>
            <m:oMathPara>
              <m:oMath>
                <m:r>
                  <w:rPr>
                    <w:rFonts w:ascii="Cambria Math" w:hAnsi="Cambria Math"/>
                  </w:rPr>
                  <m:t>g</m:t>
                </m:r>
              </m:oMath>
            </m:oMathPara>
          </w:p>
        </w:tc>
        <w:tc>
          <w:tcPr>
            <w:tcW w:w="5040" w:type="dxa"/>
          </w:tcPr>
          <w:p w14:paraId="5A4E57B9" w14:textId="77777777" w:rsidR="00167C5D" w:rsidRDefault="00000000">
            <w:pPr>
              <w:pStyle w:val="Compact"/>
            </w:pPr>
            <w:r>
              <w:t>number of generations</w:t>
            </w:r>
          </w:p>
        </w:tc>
        <w:tc>
          <w:tcPr>
            <w:tcW w:w="1872" w:type="dxa"/>
          </w:tcPr>
          <w:p w14:paraId="0A882EF3" w14:textId="77777777" w:rsidR="00167C5D" w:rsidRDefault="00000000">
            <w:pPr>
              <w:pStyle w:val="Compact"/>
            </w:pPr>
            <w:r>
              <w:t>250</w:t>
            </w:r>
          </w:p>
        </w:tc>
      </w:tr>
      <w:tr w:rsidR="00167C5D" w14:paraId="5C3288FD" w14:textId="77777777">
        <w:tc>
          <w:tcPr>
            <w:tcW w:w="1007" w:type="dxa"/>
          </w:tcPr>
          <w:p w14:paraId="670086FB" w14:textId="77777777" w:rsidR="00167C5D" w:rsidRDefault="00000000">
            <w:pPr>
              <w:pStyle w:val="Compact"/>
              <w:jc w:val="center"/>
            </w:pPr>
            <m:oMathPara>
              <m:oMath>
                <m:r>
                  <w:rPr>
                    <w:rFonts w:ascii="Cambria Math" w:hAnsi="Cambria Math"/>
                  </w:rPr>
                  <m:t>p</m:t>
                </m:r>
              </m:oMath>
            </m:oMathPara>
          </w:p>
        </w:tc>
        <w:tc>
          <w:tcPr>
            <w:tcW w:w="5040" w:type="dxa"/>
          </w:tcPr>
          <w:p w14:paraId="1A474445" w14:textId="77777777" w:rsidR="00167C5D" w:rsidRDefault="00000000">
            <w:pPr>
              <w:pStyle w:val="Compact"/>
            </w:pPr>
            <w:r>
              <w:t>prior probability of hypotheses</w:t>
            </w:r>
          </w:p>
        </w:tc>
        <w:tc>
          <w:tcPr>
            <w:tcW w:w="1872" w:type="dxa"/>
          </w:tcPr>
          <w:p w14:paraId="3B12D2EC" w14:textId="77777777" w:rsidR="00167C5D" w:rsidRDefault="00000000">
            <w:pPr>
              <w:pStyle w:val="Compact"/>
            </w:pPr>
            <w:r>
              <w:t>uniform [0–1]</w:t>
            </w:r>
          </w:p>
        </w:tc>
      </w:tr>
      <w:tr w:rsidR="00167C5D" w14:paraId="0BC5863E" w14:textId="77777777">
        <w:tc>
          <w:tcPr>
            <w:tcW w:w="1007" w:type="dxa"/>
          </w:tcPr>
          <w:p w14:paraId="19BE4946" w14:textId="77777777" w:rsidR="00167C5D" w:rsidRDefault="00000000">
            <w:pPr>
              <w:pStyle w:val="Compact"/>
              <w:jc w:val="center"/>
            </w:pPr>
            <m:oMathPara>
              <m:oMath>
                <m:sSub>
                  <m:sSubPr>
                    <m:ctrlPr>
                      <w:rPr>
                        <w:rFonts w:ascii="Cambria Math" w:hAnsi="Cambria Math"/>
                      </w:rPr>
                    </m:ctrlPr>
                  </m:sSubPr>
                  <m:e>
                    <m:r>
                      <w:rPr>
                        <w:rFonts w:ascii="Cambria Math" w:hAnsi="Cambria Math"/>
                      </w:rPr>
                      <m:t>b</m:t>
                    </m:r>
                  </m:e>
                  <m:sub>
                    <m:r>
                      <w:rPr>
                        <w:rFonts w:ascii="Cambria Math" w:hAnsi="Cambria Math"/>
                      </w:rPr>
                      <m:t>neg</m:t>
                    </m:r>
                  </m:sub>
                </m:sSub>
              </m:oMath>
            </m:oMathPara>
          </w:p>
        </w:tc>
        <w:tc>
          <w:tcPr>
            <w:tcW w:w="5040" w:type="dxa"/>
          </w:tcPr>
          <w:p w14:paraId="340DC378" w14:textId="77777777" w:rsidR="00167C5D" w:rsidRDefault="00000000">
            <w:pPr>
              <w:pStyle w:val="Compact"/>
            </w:pPr>
            <w:r>
              <w:t>payoff for negative standard report</w:t>
            </w:r>
          </w:p>
        </w:tc>
        <w:tc>
          <w:tcPr>
            <w:tcW w:w="1872" w:type="dxa"/>
          </w:tcPr>
          <w:p w14:paraId="0F109F8C" w14:textId="77777777" w:rsidR="00167C5D" w:rsidRDefault="00000000">
            <w:pPr>
              <w:pStyle w:val="Compact"/>
            </w:pPr>
            <w:r>
              <w:t>0</w:t>
            </w:r>
          </w:p>
        </w:tc>
      </w:tr>
      <w:tr w:rsidR="00167C5D" w14:paraId="4C2A27DC" w14:textId="77777777">
        <w:tc>
          <w:tcPr>
            <w:tcW w:w="1007" w:type="dxa"/>
          </w:tcPr>
          <w:p w14:paraId="33BBBDD5" w14:textId="77777777" w:rsidR="00167C5D" w:rsidRDefault="00000000">
            <w:pPr>
              <w:pStyle w:val="Compact"/>
              <w:jc w:val="center"/>
            </w:pPr>
            <m:oMathPara>
              <m:oMath>
                <m:sSub>
                  <m:sSubPr>
                    <m:ctrlPr>
                      <w:rPr>
                        <w:rFonts w:ascii="Cambria Math" w:hAnsi="Cambria Math"/>
                      </w:rPr>
                    </m:ctrlPr>
                  </m:sSubPr>
                  <m:e>
                    <m:r>
                      <w:rPr>
                        <w:rFonts w:ascii="Cambria Math" w:hAnsi="Cambria Math"/>
                      </w:rPr>
                      <m:t>b</m:t>
                    </m:r>
                  </m:e>
                  <m:sub>
                    <m:r>
                      <w:rPr>
                        <w:rFonts w:ascii="Cambria Math" w:hAnsi="Cambria Math"/>
                      </w:rPr>
                      <m:t>pos</m:t>
                    </m:r>
                  </m:sub>
                </m:sSub>
              </m:oMath>
            </m:oMathPara>
          </w:p>
        </w:tc>
        <w:tc>
          <w:tcPr>
            <w:tcW w:w="5040" w:type="dxa"/>
          </w:tcPr>
          <w:p w14:paraId="446E6EE4" w14:textId="77777777" w:rsidR="00167C5D" w:rsidRDefault="00000000">
            <w:pPr>
              <w:pStyle w:val="Compact"/>
            </w:pPr>
            <w:r>
              <w:t>payoff for positive standard report</w:t>
            </w:r>
          </w:p>
        </w:tc>
        <w:tc>
          <w:tcPr>
            <w:tcW w:w="1872" w:type="dxa"/>
          </w:tcPr>
          <w:p w14:paraId="5BA10ADA" w14:textId="77777777" w:rsidR="00167C5D" w:rsidRDefault="00000000">
            <w:pPr>
              <w:pStyle w:val="Compact"/>
            </w:pPr>
            <w:r>
              <w:t>1</w:t>
            </w:r>
          </w:p>
        </w:tc>
      </w:tr>
      <w:tr w:rsidR="00167C5D" w14:paraId="4AFC0D1B" w14:textId="77777777">
        <w:tc>
          <w:tcPr>
            <w:tcW w:w="1007" w:type="dxa"/>
          </w:tcPr>
          <w:p w14:paraId="0847F486" w14:textId="77777777" w:rsidR="00167C5D" w:rsidRDefault="00000000">
            <w:pPr>
              <w:pStyle w:val="Compact"/>
              <w:jc w:val="center"/>
            </w:pPr>
            <m:oMathPara>
              <m:oMath>
                <m:sSub>
                  <m:sSubPr>
                    <m:ctrlPr>
                      <w:rPr>
                        <w:rFonts w:ascii="Cambria Math" w:hAnsi="Cambria Math"/>
                      </w:rPr>
                    </m:ctrlPr>
                  </m:sSubPr>
                  <m:e>
                    <m:r>
                      <w:rPr>
                        <w:rFonts w:ascii="Cambria Math" w:hAnsi="Cambria Math"/>
                      </w:rPr>
                      <m:t>b</m:t>
                    </m:r>
                  </m:e>
                  <m:sub>
                    <m:r>
                      <w:rPr>
                        <w:rFonts w:ascii="Cambria Math" w:hAnsi="Cambria Math"/>
                      </w:rPr>
                      <m:t>R</m:t>
                    </m:r>
                  </m:sub>
                </m:sSub>
              </m:oMath>
            </m:oMathPara>
          </w:p>
        </w:tc>
        <w:tc>
          <w:tcPr>
            <w:tcW w:w="5040" w:type="dxa"/>
          </w:tcPr>
          <w:p w14:paraId="4B7C64BD" w14:textId="77777777" w:rsidR="00167C5D" w:rsidRDefault="00000000">
            <w:pPr>
              <w:pStyle w:val="Compact"/>
            </w:pPr>
            <w:r>
              <w:t>payoff for Registered Report</w:t>
            </w:r>
          </w:p>
        </w:tc>
        <w:tc>
          <w:tcPr>
            <w:tcW w:w="1872" w:type="dxa"/>
          </w:tcPr>
          <w:p w14:paraId="7E317901" w14:textId="77777777" w:rsidR="00167C5D" w:rsidRDefault="00000000">
            <w:pPr>
              <w:pStyle w:val="Compact"/>
            </w:pPr>
            <w:r>
              <w:t>[.1, .2, …, .9]</w:t>
            </w:r>
          </w:p>
        </w:tc>
      </w:tr>
      <w:tr w:rsidR="00167C5D" w14:paraId="21346945" w14:textId="77777777">
        <w:tc>
          <w:tcPr>
            <w:tcW w:w="1007" w:type="dxa"/>
          </w:tcPr>
          <w:p w14:paraId="428F9475" w14:textId="77777777" w:rsidR="00167C5D" w:rsidRDefault="00000000">
            <w:pPr>
              <w:pStyle w:val="Compact"/>
              <w:jc w:val="center"/>
            </w:pPr>
            <m:oMathPara>
              <m:oMath>
                <m:r>
                  <w:rPr>
                    <w:rFonts w:ascii="Cambria Math" w:hAnsi="Cambria Math"/>
                  </w:rPr>
                  <m:t>ϵ</m:t>
                </m:r>
              </m:oMath>
            </m:oMathPara>
          </w:p>
        </w:tc>
        <w:tc>
          <w:tcPr>
            <w:tcW w:w="5040" w:type="dxa"/>
          </w:tcPr>
          <w:p w14:paraId="193F2991" w14:textId="77777777" w:rsidR="00167C5D" w:rsidRDefault="00000000">
            <w:pPr>
              <w:pStyle w:val="Compact"/>
            </w:pPr>
            <w:r>
              <w:t>fitness function exponent</w:t>
            </w:r>
          </w:p>
        </w:tc>
        <w:tc>
          <w:tcPr>
            <w:tcW w:w="1872" w:type="dxa"/>
          </w:tcPr>
          <w:p w14:paraId="272A6A15" w14:textId="77777777" w:rsidR="00167C5D" w:rsidRDefault="00000000">
            <w:pPr>
              <w:pStyle w:val="Compact"/>
            </w:pPr>
            <w:r>
              <w:t>[0.2, 1, 5]</w:t>
            </w:r>
          </w:p>
        </w:tc>
      </w:tr>
      <w:tr w:rsidR="00167C5D" w14:paraId="2A5F4D4D" w14:textId="77777777">
        <w:tc>
          <w:tcPr>
            <w:tcW w:w="1007" w:type="dxa"/>
          </w:tcPr>
          <w:p w14:paraId="72B73409" w14:textId="77777777" w:rsidR="00167C5D" w:rsidRDefault="00000000">
            <w:pPr>
              <w:pStyle w:val="Compact"/>
              <w:jc w:val="center"/>
            </w:pPr>
            <m:oMathPara>
              <m:oMath>
                <m:r>
                  <w:rPr>
                    <w:rFonts w:ascii="Cambria Math" w:hAnsi="Cambria Math"/>
                  </w:rPr>
                  <m:t>m</m:t>
                </m:r>
              </m:oMath>
            </m:oMathPara>
          </w:p>
        </w:tc>
        <w:tc>
          <w:tcPr>
            <w:tcW w:w="5040" w:type="dxa"/>
          </w:tcPr>
          <w:p w14:paraId="79543168" w14:textId="77777777" w:rsidR="00167C5D" w:rsidRDefault="00000000">
            <w:pPr>
              <w:pStyle w:val="Compact"/>
            </w:pPr>
            <w:r>
              <w:t>research cycles per generation (‘empirical pace’)</w:t>
            </w:r>
          </w:p>
        </w:tc>
        <w:tc>
          <w:tcPr>
            <w:tcW w:w="1872" w:type="dxa"/>
          </w:tcPr>
          <w:p w14:paraId="2DF8519A" w14:textId="77777777" w:rsidR="00167C5D" w:rsidRDefault="00000000">
            <w:pPr>
              <w:pStyle w:val="Compact"/>
            </w:pPr>
            <w:r>
              <w:t>[1, 2, 4, 8, 16, 32]</w:t>
            </w:r>
          </w:p>
        </w:tc>
      </w:tr>
      <w:tr w:rsidR="00167C5D" w14:paraId="023CDD61" w14:textId="77777777">
        <w:tc>
          <w:tcPr>
            <w:tcW w:w="1007" w:type="dxa"/>
          </w:tcPr>
          <w:p w14:paraId="252539F9" w14:textId="77777777" w:rsidR="00167C5D" w:rsidRDefault="00000000">
            <w:pPr>
              <w:pStyle w:val="Compact"/>
              <w:jc w:val="center"/>
            </w:pPr>
            <m:oMathPara>
              <m:oMath>
                <m:r>
                  <w:rPr>
                    <w:rFonts w:ascii="Cambria Math" w:hAnsi="Cambria Math"/>
                  </w:rPr>
                  <m:t>δ</m:t>
                </m:r>
              </m:oMath>
            </m:oMathPara>
          </w:p>
        </w:tc>
        <w:tc>
          <w:tcPr>
            <w:tcW w:w="5040" w:type="dxa"/>
          </w:tcPr>
          <w:p w14:paraId="202DC560" w14:textId="77777777" w:rsidR="00167C5D" w:rsidRDefault="00000000">
            <w:pPr>
              <w:pStyle w:val="Compact"/>
            </w:pPr>
            <w:r>
              <w:t xml:space="preserve">survival threshold below which fitness = 0, expressed as a proportion of </w:t>
            </w:r>
            <m:oMath>
              <m:r>
                <w:rPr>
                  <w:rFonts w:ascii="Cambria Math" w:hAnsi="Cambria Math"/>
                </w:rPr>
                <m:t>m</m:t>
              </m:r>
            </m:oMath>
          </w:p>
        </w:tc>
        <w:tc>
          <w:tcPr>
            <w:tcW w:w="1872" w:type="dxa"/>
          </w:tcPr>
          <w:p w14:paraId="16F9A508" w14:textId="77777777" w:rsidR="00167C5D" w:rsidRDefault="00000000">
            <w:pPr>
              <w:pStyle w:val="Compact"/>
            </w:pPr>
            <w:r>
              <w:t>[0, .25, .5, .75]</w:t>
            </w:r>
          </w:p>
        </w:tc>
      </w:tr>
      <w:tr w:rsidR="00167C5D" w14:paraId="519E5986" w14:textId="77777777">
        <w:tc>
          <w:tcPr>
            <w:tcW w:w="1007" w:type="dxa"/>
          </w:tcPr>
          <w:p w14:paraId="740591ED" w14:textId="77777777" w:rsidR="00167C5D" w:rsidRDefault="00000000">
            <w:pPr>
              <w:pStyle w:val="Compact"/>
              <w:jc w:val="center"/>
            </w:pPr>
            <m:oMathPara>
              <m:oMath>
                <m:r>
                  <w:rPr>
                    <w:rFonts w:ascii="Cambria Math" w:hAnsi="Cambria Math"/>
                  </w:rPr>
                  <m:t>γ</m:t>
                </m:r>
              </m:oMath>
            </m:oMathPara>
          </w:p>
        </w:tc>
        <w:tc>
          <w:tcPr>
            <w:tcW w:w="5040" w:type="dxa"/>
          </w:tcPr>
          <w:p w14:paraId="14BC1A14" w14:textId="77777777" w:rsidR="00167C5D" w:rsidRDefault="00000000">
            <w:pPr>
              <w:pStyle w:val="Compact"/>
            </w:pPr>
            <w:r>
              <w:t>proportion of most successful researchers selected for reproduction (competition)</w:t>
            </w:r>
          </w:p>
        </w:tc>
        <w:tc>
          <w:tcPr>
            <w:tcW w:w="1872" w:type="dxa"/>
          </w:tcPr>
          <w:p w14:paraId="0F4127BE" w14:textId="77777777" w:rsidR="00167C5D" w:rsidRDefault="00000000">
            <w:pPr>
              <w:pStyle w:val="Compact"/>
            </w:pPr>
            <w:r>
              <w:t>[1, .9, .5, .1, .05, .01]</w:t>
            </w:r>
          </w:p>
        </w:tc>
      </w:tr>
    </w:tbl>
    <w:p w14:paraId="42DD37AE" w14:textId="77777777" w:rsidR="00167C5D" w:rsidRDefault="00000000">
      <w:pPr>
        <w:pStyle w:val="Heading3"/>
        <w:framePr w:wrap="around"/>
      </w:pPr>
      <w:bookmarkStart w:id="674" w:name="outcome-variable-s"/>
      <w:bookmarkEnd w:id="657"/>
      <w:r>
        <w:t xml:space="preserve">Outcome variable </w:t>
      </w:r>
      <m:oMath>
        <m:r>
          <m:rPr>
            <m:sty m:val="bi"/>
          </m:rPr>
          <w:rPr>
            <w:rFonts w:ascii="Cambria Math" w:hAnsi="Cambria Math"/>
          </w:rPr>
          <m:t>s</m:t>
        </m:r>
      </m:oMath>
      <w:r>
        <w:t>.</w:t>
      </w:r>
    </w:p>
    <w:p w14:paraId="3BADEB6C" w14:textId="77777777" w:rsidR="00167C5D" w:rsidRDefault="00000000">
      <w:pPr>
        <w:pStyle w:val="FirstParagraph"/>
      </w:pPr>
      <w:r>
        <w:t xml:space="preserve">We study how the evolution of researchers’ publication strategies </w:t>
      </w:r>
      <m:oMath>
        <m:r>
          <w:rPr>
            <w:rFonts w:ascii="Cambria Math" w:hAnsi="Cambria Math"/>
          </w:rPr>
          <m:t>s</m:t>
        </m:r>
      </m:oMath>
      <w:r>
        <w:t xml:space="preserve"> is affected by </w:t>
      </w:r>
      <w:del w:id="675" w:author="Author" w:date="2026-03-30T07:53:00Z" w16du:dateUtc="2026-03-30T05:53:00Z">
        <w:r>
          <w:delText xml:space="preserve">the payoff for Registered Reports </w:delText>
        </w:r>
      </w:del>
      <m:oMath>
        <m:sSub>
          <m:sSubPr>
            <m:ctrlPr>
              <w:rPr>
                <w:rFonts w:ascii="Cambria Math" w:hAnsi="Cambria Math"/>
              </w:rPr>
            </m:ctrlPr>
          </m:sSubPr>
          <m:e>
            <m:r>
              <w:rPr>
                <w:rFonts w:ascii="Cambria Math" w:hAnsi="Cambria Math"/>
              </w:rPr>
              <m:t>b</m:t>
            </m:r>
          </m:e>
          <m:sub>
            <m:r>
              <w:rPr>
                <w:rFonts w:ascii="Cambria Math" w:hAnsi="Cambria Math"/>
              </w:rPr>
              <m:t>R</m:t>
            </m:r>
          </m:sub>
        </m:sSub>
      </m:oMath>
      <w:del w:id="676" w:author="Author" w:date="2026-03-30T07:53:00Z" w16du:dateUtc="2026-03-30T05:53:00Z">
        <w:r>
          <w:delText xml:space="preserve"> (relative to the payoffs for standard reports, which are fixed at </w:delText>
        </w:r>
      </w:del>
      <m:oMath>
        <m:sSub>
          <m:sSubPr>
            <m:ctrlPr>
              <w:del w:id="677" w:author="Author" w:date="2026-03-30T07:53:00Z" w16du:dateUtc="2026-03-30T05:53:00Z">
                <w:rPr>
                  <w:rFonts w:ascii="Cambria Math" w:hAnsi="Cambria Math"/>
                </w:rPr>
              </w:del>
            </m:ctrlPr>
          </m:sSubPr>
          <m:e>
            <m:r>
              <w:del w:id="678" w:author="Author" w:date="2026-03-30T07:53:00Z" w16du:dateUtc="2026-03-30T05:53:00Z">
                <w:rPr>
                  <w:rFonts w:ascii="Cambria Math" w:hAnsi="Cambria Math"/>
                </w:rPr>
                <m:t>b</m:t>
              </w:del>
            </m:r>
          </m:e>
          <m:sub>
            <m:r>
              <w:del w:id="679" w:author="Author" w:date="2026-03-30T07:53:00Z" w16du:dateUtc="2026-03-30T05:53:00Z">
                <w:rPr>
                  <w:rFonts w:ascii="Cambria Math" w:hAnsi="Cambria Math"/>
                </w:rPr>
                <m:t>neg</m:t>
              </w:del>
            </m:r>
          </m:sub>
        </m:sSub>
        <m:r>
          <w:del w:id="680" w:author="Author" w:date="2026-03-30T07:53:00Z" w16du:dateUtc="2026-03-30T05:53:00Z">
            <m:rPr>
              <m:sty m:val="p"/>
            </m:rPr>
            <w:rPr>
              <w:rFonts w:ascii="Cambria Math" w:hAnsi="Cambria Math"/>
            </w:rPr>
            <m:t>=</m:t>
          </w:del>
        </m:r>
        <m:r>
          <w:del w:id="681" w:author="Author" w:date="2026-03-30T07:53:00Z" w16du:dateUtc="2026-03-30T05:53:00Z">
            <w:rPr>
              <w:rFonts w:ascii="Cambria Math" w:hAnsi="Cambria Math"/>
            </w:rPr>
            <m:t>0</m:t>
          </w:del>
        </m:r>
      </m:oMath>
      <w:del w:id="682" w:author="Author" w:date="2026-03-30T07:53:00Z" w16du:dateUtc="2026-03-30T05:53:00Z">
        <w:r>
          <w:delText xml:space="preserve"> and </w:delText>
        </w:r>
      </w:del>
      <m:oMath>
        <m:sSub>
          <m:sSubPr>
            <m:ctrlPr>
              <w:del w:id="683" w:author="Author" w:date="2026-03-30T07:53:00Z" w16du:dateUtc="2026-03-30T05:53:00Z">
                <w:rPr>
                  <w:rFonts w:ascii="Cambria Math" w:hAnsi="Cambria Math"/>
                </w:rPr>
              </w:del>
            </m:ctrlPr>
          </m:sSubPr>
          <m:e>
            <m:r>
              <w:del w:id="684" w:author="Author" w:date="2026-03-30T07:53:00Z" w16du:dateUtc="2026-03-30T05:53:00Z">
                <w:rPr>
                  <w:rFonts w:ascii="Cambria Math" w:hAnsi="Cambria Math"/>
                </w:rPr>
                <m:t>b</m:t>
              </w:del>
            </m:r>
          </m:e>
          <m:sub>
            <m:r>
              <w:del w:id="685" w:author="Author" w:date="2026-03-30T07:53:00Z" w16du:dateUtc="2026-03-30T05:53:00Z">
                <w:rPr>
                  <w:rFonts w:ascii="Cambria Math" w:hAnsi="Cambria Math"/>
                </w:rPr>
                <m:t>pos</m:t>
              </w:del>
            </m:r>
          </m:sub>
        </m:sSub>
        <m:r>
          <w:del w:id="686" w:author="Author" w:date="2026-03-30T07:53:00Z" w16du:dateUtc="2026-03-30T05:53:00Z">
            <m:rPr>
              <m:sty m:val="p"/>
            </m:rPr>
            <w:rPr>
              <w:rFonts w:ascii="Cambria Math" w:hAnsi="Cambria Math"/>
            </w:rPr>
            <m:t>=</m:t>
          </w:del>
        </m:r>
        <m:r>
          <w:del w:id="687" w:author="Author" w:date="2026-03-30T07:53:00Z" w16du:dateUtc="2026-03-30T05:53:00Z">
            <w:rPr>
              <w:rFonts w:ascii="Cambria Math" w:hAnsi="Cambria Math"/>
            </w:rPr>
            <m:t>1</m:t>
          </w:del>
        </m:r>
      </m:oMath>
      <w:del w:id="688" w:author="Author" w:date="2026-03-30T07:53:00Z" w16du:dateUtc="2026-03-30T05:53:00Z">
        <w:r>
          <w:delText>), by the shape of the fitness function determined by exponent</w:delText>
        </w:r>
      </w:del>
      <w:ins w:id="689" w:author="Author" w:date="2026-03-30T07:53:00Z" w16du:dateUtc="2026-03-30T05:53:00Z">
        <w:r>
          <w:t>,</w:t>
        </w:r>
      </w:ins>
      <w:r>
        <w:t xml:space="preserve"> </w:t>
      </w:r>
      <m:oMath>
        <m:r>
          <w:rPr>
            <w:rFonts w:ascii="Cambria Math" w:hAnsi="Cambria Math"/>
          </w:rPr>
          <m:t>ϵ</m:t>
        </m:r>
      </m:oMath>
      <w:r>
        <w:t xml:space="preserve">, </w:t>
      </w:r>
      <w:del w:id="690" w:author="Author" w:date="2026-03-30T07:53:00Z" w16du:dateUtc="2026-03-30T05:53:00Z">
        <w:r>
          <w:delText xml:space="preserve">by the number of research cycles per generation </w:delText>
        </w:r>
      </w:del>
      <m:oMath>
        <m:r>
          <w:rPr>
            <w:rFonts w:ascii="Cambria Math" w:hAnsi="Cambria Math"/>
          </w:rPr>
          <m:t>m</m:t>
        </m:r>
      </m:oMath>
      <w:del w:id="691" w:author="Author" w:date="2026-03-30T07:53:00Z" w16du:dateUtc="2026-03-30T05:53:00Z">
        <w:r>
          <w:delText xml:space="preserve"> (empirical pace), by survival threshold</w:delText>
        </w:r>
      </w:del>
      <w:ins w:id="692" w:author="Author" w:date="2026-03-30T07:53:00Z" w16du:dateUtc="2026-03-30T05:53:00Z">
        <w:r>
          <w:t>,</w:t>
        </w:r>
      </w:ins>
      <w:r>
        <w:t xml:space="preserve"> </w:t>
      </w:r>
      <m:oMath>
        <m:r>
          <w:rPr>
            <w:rFonts w:ascii="Cambria Math" w:hAnsi="Cambria Math"/>
          </w:rPr>
          <m:t>δ</m:t>
        </m:r>
      </m:oMath>
      <w:r>
        <w:t xml:space="preserve">, and </w:t>
      </w:r>
      <w:del w:id="693" w:author="Author" w:date="2026-03-30T07:53:00Z" w16du:dateUtc="2026-03-30T05:53:00Z">
        <w:r>
          <w:delText xml:space="preserve">by competition </w:delText>
        </w:r>
      </w:del>
      <m:oMath>
        <m:r>
          <w:rPr>
            <w:rFonts w:ascii="Cambria Math" w:hAnsi="Cambria Math"/>
          </w:rPr>
          <m:t>γ</m:t>
        </m:r>
      </m:oMath>
      <w:r>
        <w:t xml:space="preserve"> (see Table 1</w:t>
      </w:r>
      <w:del w:id="694" w:author="Author" w:date="2026-03-30T07:53:00Z" w16du:dateUtc="2026-03-30T05:53:00Z">
        <w:r>
          <w:delText xml:space="preserve"> for an overview of the model parameters and their values considered in the simulation). It is important to keep in mind that a researcher’s publication strategy</w:delText>
        </w:r>
      </w:del>
      <w:ins w:id="695" w:author="Author" w:date="2026-03-30T07:53:00Z" w16du:dateUtc="2026-03-30T05:53:00Z">
        <w:r>
          <w:t>). Importantly,</w:t>
        </w:r>
      </w:ins>
      <w:r>
        <w:t xml:space="preserve"> </w:t>
      </w:r>
      <m:oMath>
        <m:r>
          <w:rPr>
            <w:rFonts w:ascii="Cambria Math" w:hAnsi="Cambria Math"/>
          </w:rPr>
          <m:t>s</m:t>
        </m:r>
      </m:oMath>
      <w:r>
        <w:t xml:space="preserve"> is </w:t>
      </w:r>
      <w:del w:id="696" w:author="Author" w:date="2026-03-30T07:53:00Z" w16du:dateUtc="2026-03-30T05:53:00Z">
        <w:r>
          <w:delText xml:space="preserve"> </w:delText>
        </w:r>
      </w:del>
      <w:r>
        <w:t>not an absolute decision</w:t>
      </w:r>
      <w:del w:id="697" w:author="Author" w:date="2026-03-30T07:53:00Z" w16du:dateUtc="2026-03-30T05:53:00Z">
        <w:r>
          <w:delText>: It</w:delText>
        </w:r>
      </w:del>
      <w:ins w:id="698" w:author="Author" w:date="2026-03-30T07:53:00Z" w16du:dateUtc="2026-03-30T05:53:00Z">
        <w:r>
          <w:t xml:space="preserve"> but</w:t>
        </w:r>
      </w:ins>
      <w:r>
        <w:t xml:space="preserve"> determines </w:t>
      </w:r>
      <w:r>
        <w:rPr>
          <w:i/>
          <w:iCs/>
        </w:rPr>
        <w:lastRenderedPageBreak/>
        <w:t>how</w:t>
      </w:r>
      <w:r>
        <w:t xml:space="preserve"> the choice between </w:t>
      </w:r>
      <w:del w:id="699" w:author="Author" w:date="2026-03-30T07:53:00Z" w16du:dateUtc="2026-03-30T05:53:00Z">
        <w:r>
          <w:delText>Registered Reports and standard reports</w:delText>
        </w:r>
      </w:del>
      <w:ins w:id="700" w:author="Author" w:date="2026-03-30T07:53:00Z" w16du:dateUtc="2026-03-30T05:53:00Z">
        <w:r>
          <w:t>formats</w:t>
        </w:r>
      </w:ins>
      <w:r>
        <w:t xml:space="preserve"> is made, </w:t>
      </w:r>
      <w:del w:id="701" w:author="Author" w:date="2026-03-30T07:53:00Z" w16du:dateUtc="2026-03-30T05:53:00Z">
        <w:r>
          <w:delText xml:space="preserve">not which format is chosen. As such, </w:delText>
        </w:r>
      </w:del>
      <m:oMath>
        <m:r>
          <w:del w:id="702" w:author="Author" w:date="2026-03-30T07:53:00Z" w16du:dateUtc="2026-03-30T05:53:00Z">
            <w:rPr>
              <w:rFonts w:ascii="Cambria Math" w:hAnsi="Cambria Math"/>
            </w:rPr>
            <m:t>s</m:t>
          </w:del>
        </m:r>
      </m:oMath>
      <w:del w:id="703" w:author="Author" w:date="2026-03-30T07:53:00Z" w16du:dateUtc="2026-03-30T05:53:00Z">
        <w:r>
          <w:delText xml:space="preserve"> indicates</w:delText>
        </w:r>
      </w:del>
      <w:ins w:id="704" w:author="Author" w:date="2026-03-30T07:53:00Z" w16du:dateUtc="2026-03-30T05:53:00Z">
        <w:r>
          <w:t>indicating</w:t>
        </w:r>
      </w:ins>
      <w:r>
        <w:t xml:space="preserve"> the amount of risk a researcher is willing to take. Very low values of </w:t>
      </w:r>
      <m:oMath>
        <m:r>
          <w:rPr>
            <w:rFonts w:ascii="Cambria Math" w:hAnsi="Cambria Math"/>
          </w:rPr>
          <m:t>s</m:t>
        </m:r>
      </m:oMath>
      <w:r>
        <w:t xml:space="preserve"> reflect risk proneness</w:t>
      </w:r>
      <w:del w:id="705" w:author="Author" w:date="2026-03-30T07:53:00Z" w16du:dateUtc="2026-03-30T05:53:00Z">
        <w:r>
          <w:delText>: The</w:delText>
        </w:r>
      </w:del>
      <w:ins w:id="706" w:author="Author" w:date="2026-03-30T07:53:00Z" w16du:dateUtc="2026-03-30T05:53:00Z">
        <w:r>
          <w:t xml:space="preserve"> (the</w:t>
        </w:r>
      </w:ins>
      <w:r>
        <w:t xml:space="preserve"> researcher </w:t>
      </w:r>
      <w:del w:id="707" w:author="Author" w:date="2026-03-30T07:53:00Z" w16du:dateUtc="2026-03-30T05:53:00Z">
        <w:r>
          <w:delText>prefers to gamble and chooses the standard publication route for almost all</w:delText>
        </w:r>
      </w:del>
      <w:ins w:id="708" w:author="Author" w:date="2026-03-30T07:53:00Z" w16du:dateUtc="2026-03-30T05:53:00Z">
        <w:r>
          <w:t>nearly always gambles on standard reports, except when</w:t>
        </w:r>
      </w:ins>
      <w:r>
        <w:t xml:space="preserve"> hypotheses </w:t>
      </w:r>
      <w:del w:id="709" w:author="Author" w:date="2026-03-30T07:53:00Z" w16du:dateUtc="2026-03-30T05:53:00Z">
        <w:r>
          <w:delText>they encounter, using the Registered Report route only for hypotheses that are virtually guaranteed to be false (and yield negative results). Very</w:delText>
        </w:r>
      </w:del>
      <w:ins w:id="710" w:author="Author" w:date="2026-03-30T07:53:00Z" w16du:dateUtc="2026-03-30T05:53:00Z">
        <w:r>
          <w:t>have extremely low priors), and very</w:t>
        </w:r>
      </w:ins>
      <w:r>
        <w:t xml:space="preserve"> high values </w:t>
      </w:r>
      <w:del w:id="711" w:author="Author" w:date="2026-03-30T07:53:00Z" w16du:dateUtc="2026-03-30T05:53:00Z">
        <w:r>
          <w:delText xml:space="preserve">of </w:delText>
        </w:r>
      </w:del>
      <m:oMath>
        <m:r>
          <w:del w:id="712" w:author="Author" w:date="2026-03-30T07:53:00Z" w16du:dateUtc="2026-03-30T05:53:00Z">
            <w:rPr>
              <w:rFonts w:ascii="Cambria Math" w:hAnsi="Cambria Math"/>
            </w:rPr>
            <m:t>s</m:t>
          </w:del>
        </m:r>
      </m:oMath>
      <w:del w:id="713" w:author="Author" w:date="2026-03-30T07:53:00Z" w16du:dateUtc="2026-03-30T05:53:00Z">
        <w:r>
          <w:delText xml:space="preserve"> </w:delText>
        </w:r>
      </w:del>
      <w:r>
        <w:t>reflect risk aversion</w:t>
      </w:r>
      <w:del w:id="714" w:author="Author" w:date="2026-03-30T07:53:00Z" w16du:dateUtc="2026-03-30T05:53:00Z">
        <w:r>
          <w:delText>: The</w:delText>
        </w:r>
      </w:del>
      <w:ins w:id="715" w:author="Author" w:date="2026-03-30T07:53:00Z" w16du:dateUtc="2026-03-30T05:53:00Z">
        <w:r>
          <w:t xml:space="preserve"> (the</w:t>
        </w:r>
      </w:ins>
      <w:r>
        <w:t xml:space="preserve"> researcher </w:t>
      </w:r>
      <w:del w:id="716" w:author="Author" w:date="2026-03-30T07:53:00Z" w16du:dateUtc="2026-03-30T05:53:00Z">
        <w:r>
          <w:delText>is unwilling to risk a negative result in a standard report and studies almost all hypotheses they encounter in the Registered Report format, reserving the standard publication route for hypotheses that are virtually guaranteed to be true (and yield positive results</w:delText>
        </w:r>
      </w:del>
      <w:ins w:id="717" w:author="Author" w:date="2026-03-30T07:53:00Z" w16du:dateUtc="2026-03-30T05:53:00Z">
        <w:r>
          <w:t>nearly always conducts Registered Reports, except when hypotheses have extremely high priors</w:t>
        </w:r>
      </w:ins>
      <w:r>
        <w:t>).</w:t>
      </w:r>
    </w:p>
    <w:p w14:paraId="1A2D6694" w14:textId="77777777" w:rsidR="00167C5D" w:rsidRDefault="00000000">
      <w:pPr>
        <w:pStyle w:val="Heading3"/>
        <w:framePr w:wrap="around"/>
      </w:pPr>
      <w:bookmarkStart w:id="718" w:name="simulation-approach"/>
      <w:bookmarkEnd w:id="674"/>
      <w:r>
        <w:t>Simulation approach.</w:t>
      </w:r>
    </w:p>
    <w:p w14:paraId="5AC4F529" w14:textId="77777777" w:rsidR="00167C5D" w:rsidRDefault="00000000">
      <w:pPr>
        <w:pStyle w:val="FirstParagraph"/>
      </w:pPr>
      <w:r>
        <w:t xml:space="preserve">We use the evolutionary mechanism of this agent-based model as a means for identifying optimal behaviour under different conditions. </w:t>
      </w:r>
      <w:del w:id="719" w:author="Author" w:date="2026-03-30T07:53:00Z" w16du:dateUtc="2026-03-30T05:53:00Z">
        <w:r>
          <w:delText xml:space="preserve">But this goal can also be achieved in other ways. </w:delText>
        </w:r>
      </w:del>
      <w:r>
        <w:t xml:space="preserve">One non-evolutionary alternative is to calculate expected fitness </w:t>
      </w:r>
      <w:del w:id="720" w:author="Author" w:date="2026-03-30T07:53:00Z" w16du:dateUtc="2026-03-30T05:53:00Z">
        <w:r>
          <w:delText xml:space="preserve">(i.e., the long-run average) </w:delText>
        </w:r>
      </w:del>
      <w:r>
        <w:t xml:space="preserve">for a wide range of </w:t>
      </w:r>
      <m:oMath>
        <m:r>
          <w:rPr>
            <w:rFonts w:ascii="Cambria Math" w:hAnsi="Cambria Math"/>
          </w:rPr>
          <m:t>s</m:t>
        </m:r>
      </m:oMath>
      <w:r>
        <w:t xml:space="preserve"> and determine which strategy maximises it in each condition. </w:t>
      </w:r>
      <w:del w:id="721" w:author="Author" w:date="2026-03-30T07:53:00Z" w16du:dateUtc="2026-03-30T05:53:00Z">
        <w:r>
          <w:delText xml:space="preserve">A drawback of </w:delText>
        </w:r>
      </w:del>
      <w:ins w:id="722" w:author="Author" w:date="2026-03-30T07:53:00Z" w16du:dateUtc="2026-03-30T05:53:00Z">
        <w:r>
          <w:t xml:space="preserve">However, </w:t>
        </w:r>
      </w:ins>
      <w:r>
        <w:t xml:space="preserve">this approach </w:t>
      </w:r>
      <w:del w:id="723" w:author="Author" w:date="2026-03-30T07:53:00Z" w16du:dateUtc="2026-03-30T05:53:00Z">
        <w:r>
          <w:delText xml:space="preserve">is that it does not </w:delText>
        </w:r>
      </w:del>
      <w:ins w:id="724" w:author="Author" w:date="2026-03-30T07:53:00Z" w16du:dateUtc="2026-03-30T05:53:00Z">
        <w:r>
          <w:t xml:space="preserve">cannot easily </w:t>
        </w:r>
      </w:ins>
      <w:r>
        <w:t xml:space="preserve">account for population dynamics and </w:t>
      </w:r>
      <w:del w:id="725" w:author="Author" w:date="2026-03-30T07:53:00Z" w16du:dateUtc="2026-03-30T05:53:00Z">
        <w:r>
          <w:delText>therefore cannot easily simulate the effects of</w:delText>
        </w:r>
      </w:del>
      <w:ins w:id="726" w:author="Author" w:date="2026-03-30T07:53:00Z" w16du:dateUtc="2026-03-30T05:53:00Z">
        <w:r>
          <w:t>is thus poorly suited for simulating</w:t>
        </w:r>
      </w:ins>
      <w:r>
        <w:t xml:space="preserve"> competition</w:t>
      </w:r>
      <w:del w:id="727" w:author="Author" w:date="2026-03-30T07:53:00Z" w16du:dateUtc="2026-03-30T05:53:00Z">
        <w:r>
          <w:delText>. Because of this limitation,</w:delText>
        </w:r>
      </w:del>
      <w:ins w:id="728" w:author="Author" w:date="2026-03-30T07:53:00Z" w16du:dateUtc="2026-03-30T05:53:00Z">
        <w:r>
          <w:t xml:space="preserve"> effects. We therefore base</w:t>
        </w:r>
      </w:ins>
      <w:r>
        <w:t xml:space="preserve"> our study </w:t>
      </w:r>
      <w:del w:id="729" w:author="Author" w:date="2026-03-30T07:53:00Z" w16du:dateUtc="2026-03-30T05:53:00Z">
        <w:r>
          <w:delText xml:space="preserve">is based </w:delText>
        </w:r>
      </w:del>
      <w:r>
        <w:t>on the evolutionary model</w:t>
      </w:r>
      <w:del w:id="730" w:author="Author" w:date="2026-03-30T07:53:00Z" w16du:dateUtc="2026-03-30T05:53:00Z">
        <w:r>
          <w:delText>. However, we</w:delText>
        </w:r>
      </w:del>
      <w:ins w:id="731" w:author="Author" w:date="2026-03-30T07:53:00Z" w16du:dateUtc="2026-03-30T05:53:00Z">
        <w:r>
          <w:t>, but</w:t>
        </w:r>
      </w:ins>
      <w:r>
        <w:t xml:space="preserve"> validate all </w:t>
      </w:r>
      <w:del w:id="732" w:author="Author" w:date="2026-03-30T07:53:00Z" w16du:dateUtc="2026-03-30T05:53:00Z">
        <w:r>
          <w:delText xml:space="preserve">analyses except those involving </w:delText>
        </w:r>
      </w:del>
      <w:ins w:id="733" w:author="Author" w:date="2026-03-30T07:53:00Z" w16du:dateUtc="2026-03-30T05:53:00Z">
        <w:r>
          <w:t>non-</w:t>
        </w:r>
      </w:ins>
      <w:r>
        <w:t xml:space="preserve">competition </w:t>
      </w:r>
      <w:del w:id="734" w:author="Author" w:date="2026-03-30T07:53:00Z" w16du:dateUtc="2026-03-30T05:53:00Z">
        <w:r>
          <w:delText>on</w:delText>
        </w:r>
      </w:del>
      <w:ins w:id="735" w:author="Author" w:date="2026-03-30T07:53:00Z" w16du:dateUtc="2026-03-30T05:53:00Z">
        <w:r>
          <w:t>analyses against</w:t>
        </w:r>
      </w:ins>
      <w:r>
        <w:t xml:space="preserve"> the expected-fitness model and show that both</w:t>
      </w:r>
      <w:del w:id="736" w:author="Author" w:date="2026-03-30T07:53:00Z" w16du:dateUtc="2026-03-30T05:53:00Z">
        <w:r>
          <w:delText xml:space="preserve"> models</w:delText>
        </w:r>
      </w:del>
      <w:r>
        <w:t xml:space="preserve"> produce virtually identical results (see Appendix).</w:t>
      </w:r>
    </w:p>
    <w:p w14:paraId="51551284" w14:textId="77777777" w:rsidR="00251F6B" w:rsidRDefault="00000000">
      <w:pPr>
        <w:pStyle w:val="CaptionedFigure"/>
        <w:framePr w:wrap="notBeside"/>
        <w:rPr>
          <w:del w:id="737" w:author="Author" w:date="2026-03-30T07:53:00Z" w16du:dateUtc="2026-03-30T05:53:00Z"/>
        </w:rPr>
      </w:pPr>
      <w:del w:id="738" w:author="Author" w:date="2026-03-30T07:53:00Z" w16du:dateUtc="2026-03-30T05:53:00Z">
        <w:r>
          <w:rPr>
            <w:noProof/>
          </w:rPr>
          <w:lastRenderedPageBreak/>
          <w:drawing>
            <wp:inline distT="0" distB="0" distL="0" distR="0">
              <wp:extent cx="4619248" cy="3249038"/>
              <wp:effectExtent l="0" t="0" r="0" b="0"/>
              <wp:docPr id="50" name="Picture" descr="Figure 3: Evolution of publication strategy s with 3 different payoffs for Registered Reports (b_{R}). Simulations are based on a population of n = 500 researchers over 250 generations, with payoffs for standard reports fixed at 0 for negative results (b_{neg} = 0) and 1 for positive results (b_{pos} = 1), a linear fitness function \epsilon = 1, one research cycle per generation (m = 1), no survival threshold (\delta = 0) and no competition (\gamma = 1). Each condition was run 10 times. Thin lines represent the median publication strategy of the population in each run, shaded areas represent the inter-quartile range of publication strategies in the population in each run, and thick lines represent the median of run medians per condition."/>
              <wp:cNvGraphicFramePr/>
              <a:graphic xmlns:a="http://schemas.openxmlformats.org/drawingml/2006/main">
                <a:graphicData uri="http://schemas.openxmlformats.org/drawingml/2006/picture">
                  <pic:pic xmlns:pic="http://schemas.openxmlformats.org/drawingml/2006/picture">
                    <pic:nvPicPr>
                      <pic:cNvPr id="51" name="Picture" descr="../plots/plot_evo.png"/>
                      <pic:cNvPicPr>
                        <a:picLocks noChangeAspect="1" noChangeArrowheads="1"/>
                      </pic:cNvPicPr>
                    </pic:nvPicPr>
                    <pic:blipFill>
                      <a:blip r:embed="rId10"/>
                      <a:stretch>
                        <a:fillRect/>
                      </a:stretch>
                    </pic:blipFill>
                    <pic:spPr bwMode="auto">
                      <a:xfrm>
                        <a:off x="0" y="0"/>
                        <a:ext cx="4619248" cy="3249038"/>
                      </a:xfrm>
                      <a:prstGeom prst="rect">
                        <a:avLst/>
                      </a:prstGeom>
                      <a:noFill/>
                      <a:ln w="9525">
                        <a:noFill/>
                        <a:headEnd/>
                        <a:tailEnd/>
                      </a:ln>
                    </pic:spPr>
                  </pic:pic>
                </a:graphicData>
              </a:graphic>
            </wp:inline>
          </w:drawing>
        </w:r>
      </w:del>
    </w:p>
    <w:p w14:paraId="50FE04FA" w14:textId="77777777" w:rsidR="00167C5D" w:rsidRDefault="00000000">
      <w:pPr>
        <w:pStyle w:val="CaptionedFigure"/>
        <w:framePr w:wrap="notBeside"/>
        <w:rPr>
          <w:ins w:id="739" w:author="Author" w:date="2026-03-30T07:53:00Z" w16du:dateUtc="2026-03-30T05:53:00Z"/>
        </w:rPr>
      </w:pPr>
      <w:ins w:id="740" w:author="Author" w:date="2026-03-30T07:53:00Z" w16du:dateUtc="2026-03-30T05:53:00Z">
        <w:r>
          <w:rPr>
            <w:noProof/>
          </w:rPr>
          <w:drawing>
            <wp:inline distT="0" distB="0" distL="0" distR="0" wp14:anchorId="73279428" wp14:editId="506BC43B">
              <wp:extent cx="4619248" cy="3249038"/>
              <wp:effectExtent l="0" t="0" r="0" b="0"/>
              <wp:docPr id="49" name="Picture" descr="Figure 3: Evolution of publication strategy s with 3 different payoffs for Registered Reports (b_{R}). Parameters: n = 500, 250 generations, b_{neg} = 0, b_{pos} = 1, \epsilon = 1, m = 1, \delta = 0, \gamma = 1 (10 runs per condition). Thin lines: median population s per run; shaded areas: inter-quartile range per run; thick lines: median of run medians per condition."/>
              <wp:cNvGraphicFramePr/>
              <a:graphic xmlns:a="http://schemas.openxmlformats.org/drawingml/2006/main">
                <a:graphicData uri="http://schemas.openxmlformats.org/drawingml/2006/picture">
                  <pic:pic xmlns:pic="http://schemas.openxmlformats.org/drawingml/2006/picture">
                    <pic:nvPicPr>
                      <pic:cNvPr id="50" name="Picture" descr="../plots/plot_evo.png"/>
                      <pic:cNvPicPr>
                        <a:picLocks noChangeAspect="1" noChangeArrowheads="1"/>
                      </pic:cNvPicPr>
                    </pic:nvPicPr>
                    <pic:blipFill>
                      <a:blip r:embed="rId10"/>
                      <a:stretch>
                        <a:fillRect/>
                      </a:stretch>
                    </pic:blipFill>
                    <pic:spPr bwMode="auto">
                      <a:xfrm>
                        <a:off x="0" y="0"/>
                        <a:ext cx="4619248" cy="3249038"/>
                      </a:xfrm>
                      <a:prstGeom prst="rect">
                        <a:avLst/>
                      </a:prstGeom>
                      <a:noFill/>
                      <a:ln w="9525">
                        <a:noFill/>
                        <a:headEnd/>
                        <a:tailEnd/>
                      </a:ln>
                    </pic:spPr>
                  </pic:pic>
                </a:graphicData>
              </a:graphic>
            </wp:inline>
          </w:drawing>
        </w:r>
      </w:ins>
    </w:p>
    <w:p w14:paraId="3C11D7EB" w14:textId="77777777" w:rsidR="00167C5D" w:rsidRDefault="00000000">
      <w:pPr>
        <w:pStyle w:val="ImageCaption"/>
      </w:pPr>
      <w:bookmarkStart w:id="741" w:name="fig:evoplot"/>
      <w:bookmarkEnd w:id="741"/>
      <w:r>
        <w:rPr>
          <w:i/>
          <w:iCs/>
        </w:rPr>
        <w:t>Figure</w:t>
      </w:r>
      <w:r>
        <w:t xml:space="preserve"> 3. Evolution of publication strategy </w:t>
      </w:r>
      <m:oMath>
        <m:r>
          <w:rPr>
            <w:rFonts w:ascii="Cambria Math" w:hAnsi="Cambria Math"/>
          </w:rPr>
          <m:t>s</m:t>
        </m:r>
      </m:oMath>
      <w:r>
        <w:t xml:space="preserve"> with 3 different payoffs for Registered Reports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t>
      </w:r>
      <w:del w:id="742" w:author="Author" w:date="2026-03-30T07:53:00Z" w16du:dateUtc="2026-03-30T05:53:00Z">
        <w:r>
          <w:delText>Simulations are based on a population of</w:delText>
        </w:r>
      </w:del>
      <w:ins w:id="743" w:author="Author" w:date="2026-03-30T07:53:00Z" w16du:dateUtc="2026-03-30T05:53:00Z">
        <w:r>
          <w:t>Parameters:</w:t>
        </w:r>
      </w:ins>
      <w:r>
        <w:t xml:space="preserve"> </w:t>
      </w:r>
      <m:oMath>
        <m:r>
          <w:rPr>
            <w:rFonts w:ascii="Cambria Math" w:hAnsi="Cambria Math"/>
          </w:rPr>
          <m:t>n</m:t>
        </m:r>
        <m:r>
          <m:rPr>
            <m:sty m:val="p"/>
          </m:rPr>
          <w:rPr>
            <w:rFonts w:ascii="Cambria Math" w:hAnsi="Cambria Math"/>
          </w:rPr>
          <m:t>=</m:t>
        </m:r>
        <m:r>
          <w:rPr>
            <w:rFonts w:ascii="Cambria Math" w:hAnsi="Cambria Math"/>
          </w:rPr>
          <m:t>500</m:t>
        </m:r>
      </m:oMath>
      <w:del w:id="744" w:author="Author" w:date="2026-03-30T07:53:00Z" w16du:dateUtc="2026-03-30T05:53:00Z">
        <w:r>
          <w:delText xml:space="preserve"> researchers over</w:delText>
        </w:r>
      </w:del>
      <w:ins w:id="745" w:author="Author" w:date="2026-03-30T07:53:00Z" w16du:dateUtc="2026-03-30T05:53:00Z">
        <w:r>
          <w:t>,</w:t>
        </w:r>
      </w:ins>
      <w:r>
        <w:t xml:space="preserve"> 250 generations, </w:t>
      </w:r>
      <w:del w:id="746" w:author="Author" w:date="2026-03-30T07:53:00Z" w16du:dateUtc="2026-03-30T05:53:00Z">
        <w:r>
          <w:lastRenderedPageBreak/>
          <w:delText>with payoffs for standard reports fixed at 0 for negative results (</w:delText>
        </w:r>
      </w:del>
      <m:oMath>
        <m:sSub>
          <m:sSubPr>
            <m:ctrlPr>
              <w:del w:id="747" w:author="Author" w:date="2026-03-30T07:53:00Z" w16du:dateUtc="2026-03-30T05:53:00Z">
                <w:rPr>
                  <w:rFonts w:ascii="Cambria Math" w:hAnsi="Cambria Math"/>
                </w:rPr>
              </w:del>
            </m:ctrlPr>
          </m:sSubPr>
          <m:e>
            <m:r>
              <w:del w:id="748" w:author="Author" w:date="2026-03-30T07:53:00Z" w16du:dateUtc="2026-03-30T05:53:00Z">
                <w:rPr>
                  <w:rFonts w:ascii="Cambria Math" w:hAnsi="Cambria Math"/>
                </w:rPr>
                <m:t>b</m:t>
              </w:del>
            </m:r>
          </m:e>
          <m:sub>
            <m:r>
              <w:del w:id="749" w:author="Author" w:date="2026-03-30T07:53:00Z" w16du:dateUtc="2026-03-30T05:53:00Z">
                <w:rPr>
                  <w:rFonts w:ascii="Cambria Math" w:hAnsi="Cambria Math"/>
                </w:rPr>
                <m:t>neg</m:t>
              </w:del>
            </m:r>
          </m:sub>
        </m:sSub>
        <m:sSub>
          <m:sSubPr>
            <m:ctrlPr>
              <w:ins w:id="750" w:author="Author" w:date="2026-03-30T07:53:00Z" w16du:dateUtc="2026-03-30T05:53:00Z">
                <w:rPr>
                  <w:rFonts w:ascii="Cambria Math" w:hAnsi="Cambria Math"/>
                </w:rPr>
              </w:ins>
            </m:ctrlPr>
          </m:sSubPr>
          <m:e>
            <m:r>
              <w:ins w:id="751" w:author="Author" w:date="2026-03-30T07:53:00Z" w16du:dateUtc="2026-03-30T05:53:00Z">
                <w:rPr>
                  <w:rFonts w:ascii="Cambria Math" w:hAnsi="Cambria Math"/>
                </w:rPr>
                <m:t>b</m:t>
              </w:ins>
            </m:r>
          </m:e>
          <m:sub>
            <m:r>
              <w:ins w:id="752" w:author="Author" w:date="2026-03-30T07:53:00Z" w16du:dateUtc="2026-03-30T05:53:00Z">
                <w:rPr>
                  <w:rFonts w:ascii="Cambria Math" w:hAnsi="Cambria Math"/>
                </w:rPr>
                <m:t>neg</m:t>
              </w:ins>
            </m:r>
          </m:sub>
        </m:sSub>
        <m:r>
          <m:rPr>
            <m:sty m:val="p"/>
          </m:rPr>
          <w:rPr>
            <w:rFonts w:ascii="Cambria Math" w:hAnsi="Cambria Math"/>
          </w:rPr>
          <m:t>=</m:t>
        </m:r>
        <m:r>
          <w:del w:id="753" w:author="Author" w:date="2026-03-30T07:53:00Z" w16du:dateUtc="2026-03-30T05:53:00Z">
            <w:rPr>
              <w:rFonts w:ascii="Cambria Math" w:hAnsi="Cambria Math"/>
            </w:rPr>
            <m:t>0</m:t>
          </w:del>
        </m:r>
      </m:oMath>
      <w:del w:id="754" w:author="Author" w:date="2026-03-30T07:53:00Z" w16du:dateUtc="2026-03-30T05:53:00Z">
        <w:r>
          <w:delText>) and 1 for positive results (</w:delText>
        </w:r>
      </w:del>
      <m:oMath>
        <m:sSub>
          <m:sSubPr>
            <m:ctrlPr>
              <w:del w:id="755" w:author="Author" w:date="2026-03-30T07:53:00Z" w16du:dateUtc="2026-03-30T05:53:00Z">
                <w:rPr>
                  <w:rFonts w:ascii="Cambria Math" w:hAnsi="Cambria Math"/>
                </w:rPr>
              </w:del>
            </m:ctrlPr>
          </m:sSubPr>
          <m:e>
            <m:r>
              <w:del w:id="756" w:author="Author" w:date="2026-03-30T07:53:00Z" w16du:dateUtc="2026-03-30T05:53:00Z">
                <w:rPr>
                  <w:rFonts w:ascii="Cambria Math" w:hAnsi="Cambria Math"/>
                </w:rPr>
                <m:t>b</m:t>
              </w:del>
            </m:r>
          </m:e>
          <m:sub>
            <m:r>
              <w:del w:id="757" w:author="Author" w:date="2026-03-30T07:53:00Z" w16du:dateUtc="2026-03-30T05:53:00Z">
                <w:rPr>
                  <w:rFonts w:ascii="Cambria Math" w:hAnsi="Cambria Math"/>
                </w:rPr>
                <m:t>pos</m:t>
              </w:del>
            </m:r>
          </m:sub>
        </m:sSub>
        <m:r>
          <w:ins w:id="758" w:author="Author" w:date="2026-03-30T07:53:00Z" w16du:dateUtc="2026-03-30T05:53:00Z">
            <w:rPr>
              <w:rFonts w:ascii="Cambria Math" w:hAnsi="Cambria Math"/>
            </w:rPr>
            <m:t>0</m:t>
          </w:ins>
        </m:r>
      </m:oMath>
      <w:ins w:id="759" w:author="Author" w:date="2026-03-30T07:53:00Z" w16du:dateUtc="2026-03-30T05:53:00Z">
        <w:r>
          <w:t xml:space="preserve">, </w:t>
        </w:r>
      </w:ins>
      <m:oMath>
        <m:sSub>
          <m:sSubPr>
            <m:ctrlPr>
              <w:ins w:id="760" w:author="Author" w:date="2026-03-30T07:53:00Z" w16du:dateUtc="2026-03-30T05:53:00Z">
                <w:rPr>
                  <w:rFonts w:ascii="Cambria Math" w:hAnsi="Cambria Math"/>
                </w:rPr>
              </w:ins>
            </m:ctrlPr>
          </m:sSubPr>
          <m:e>
            <m:r>
              <w:ins w:id="761" w:author="Author" w:date="2026-03-30T07:53:00Z" w16du:dateUtc="2026-03-30T05:53:00Z">
                <w:rPr>
                  <w:rFonts w:ascii="Cambria Math" w:hAnsi="Cambria Math"/>
                </w:rPr>
                <m:t>b</m:t>
              </w:ins>
            </m:r>
          </m:e>
          <m:sub>
            <m:r>
              <w:ins w:id="762" w:author="Author" w:date="2026-03-30T07:53:00Z" w16du:dateUtc="2026-03-30T05:53:00Z">
                <w:rPr>
                  <w:rFonts w:ascii="Cambria Math" w:hAnsi="Cambria Math"/>
                </w:rPr>
                <m:t>pos</m:t>
              </w:ins>
            </m:r>
          </m:sub>
        </m:sSub>
        <m:r>
          <m:rPr>
            <m:sty m:val="p"/>
          </m:rPr>
          <w:rPr>
            <w:rFonts w:ascii="Cambria Math" w:hAnsi="Cambria Math"/>
          </w:rPr>
          <m:t>=</m:t>
        </m:r>
        <m:r>
          <w:del w:id="763" w:author="Author" w:date="2026-03-30T07:53:00Z" w16du:dateUtc="2026-03-30T05:53:00Z">
            <w:rPr>
              <w:rFonts w:ascii="Cambria Math" w:hAnsi="Cambria Math"/>
            </w:rPr>
            <m:t>1</m:t>
          </w:del>
        </m:r>
      </m:oMath>
      <w:del w:id="764" w:author="Author" w:date="2026-03-30T07:53:00Z" w16du:dateUtc="2026-03-30T05:53:00Z">
        <w:r>
          <w:delText>), a linear fitness function</w:delText>
        </w:r>
      </w:del>
      <m:oMath>
        <m:r>
          <w:ins w:id="765" w:author="Author" w:date="2026-03-30T07:53:00Z" w16du:dateUtc="2026-03-30T05:53:00Z">
            <w:rPr>
              <w:rFonts w:ascii="Cambria Math" w:hAnsi="Cambria Math"/>
            </w:rPr>
            <m:t>1</m:t>
          </w:ins>
        </m:r>
      </m:oMath>
      <w:ins w:id="766" w:author="Author" w:date="2026-03-30T07:53:00Z" w16du:dateUtc="2026-03-30T05:53:00Z">
        <w:r>
          <w:t>,</w:t>
        </w:r>
      </w:ins>
      <w:r>
        <w:t xml:space="preserve"> </w:t>
      </w:r>
      <m:oMath>
        <m:r>
          <w:rPr>
            <w:rFonts w:ascii="Cambria Math" w:hAnsi="Cambria Math"/>
          </w:rPr>
          <m:t>ϵ</m:t>
        </m:r>
        <m:r>
          <m:rPr>
            <m:sty m:val="p"/>
          </m:rPr>
          <w:rPr>
            <w:rFonts w:ascii="Cambria Math" w:hAnsi="Cambria Math"/>
          </w:rPr>
          <m:t>=</m:t>
        </m:r>
        <m:r>
          <w:rPr>
            <w:rFonts w:ascii="Cambria Math" w:hAnsi="Cambria Math"/>
          </w:rPr>
          <m:t>1</m:t>
        </m:r>
      </m:oMath>
      <w:r>
        <w:t xml:space="preserve">, </w:t>
      </w:r>
      <w:del w:id="767" w:author="Author" w:date="2026-03-30T07:53:00Z" w16du:dateUtc="2026-03-30T05:53:00Z">
        <w:r>
          <w:delText>one research cycle per generation (</w:delText>
        </w:r>
      </w:del>
      <m:oMath>
        <m:r>
          <w:rPr>
            <w:rFonts w:ascii="Cambria Math" w:hAnsi="Cambria Math"/>
          </w:rPr>
          <m:t>m</m:t>
        </m:r>
        <m:r>
          <m:rPr>
            <m:sty m:val="p"/>
          </m:rPr>
          <w:rPr>
            <w:rFonts w:ascii="Cambria Math" w:hAnsi="Cambria Math"/>
          </w:rPr>
          <m:t>=</m:t>
        </m:r>
        <m:r>
          <w:rPr>
            <w:rFonts w:ascii="Cambria Math" w:hAnsi="Cambria Math"/>
          </w:rPr>
          <m:t>1</m:t>
        </m:r>
      </m:oMath>
      <w:del w:id="768" w:author="Author" w:date="2026-03-30T07:53:00Z" w16du:dateUtc="2026-03-30T05:53:00Z">
        <w:r>
          <w:delText>), no survival threshold (</w:delText>
        </w:r>
      </w:del>
      <w:ins w:id="769" w:author="Author" w:date="2026-03-30T07:53:00Z" w16du:dateUtc="2026-03-30T05:53:00Z">
        <w:r>
          <w:t xml:space="preserve">, </w:t>
        </w:r>
      </w:ins>
      <m:oMath>
        <m:r>
          <w:rPr>
            <w:rFonts w:ascii="Cambria Math" w:hAnsi="Cambria Math"/>
          </w:rPr>
          <m:t>δ</m:t>
        </m:r>
        <m:r>
          <m:rPr>
            <m:sty m:val="p"/>
          </m:rPr>
          <w:rPr>
            <w:rFonts w:ascii="Cambria Math" w:hAnsi="Cambria Math"/>
          </w:rPr>
          <m:t>=</m:t>
        </m:r>
        <m:r>
          <w:rPr>
            <w:rFonts w:ascii="Cambria Math" w:hAnsi="Cambria Math"/>
          </w:rPr>
          <m:t>0</m:t>
        </m:r>
      </m:oMath>
      <w:del w:id="770" w:author="Author" w:date="2026-03-30T07:53:00Z" w16du:dateUtc="2026-03-30T05:53:00Z">
        <w:r>
          <w:delText>) and no competition (</w:delText>
        </w:r>
      </w:del>
      <w:ins w:id="771" w:author="Author" w:date="2026-03-30T07:53:00Z" w16du:dateUtc="2026-03-30T05:53:00Z">
        <w:r>
          <w:t xml:space="preserve">, </w:t>
        </w:r>
      </w:ins>
      <m:oMath>
        <m:r>
          <w:rPr>
            <w:rFonts w:ascii="Cambria Math" w:hAnsi="Cambria Math"/>
          </w:rPr>
          <m:t>γ</m:t>
        </m:r>
        <m:r>
          <m:rPr>
            <m:sty m:val="p"/>
          </m:rPr>
          <w:rPr>
            <w:rFonts w:ascii="Cambria Math" w:hAnsi="Cambria Math"/>
          </w:rPr>
          <m:t>=</m:t>
        </m:r>
        <m:r>
          <w:rPr>
            <w:rFonts w:ascii="Cambria Math" w:hAnsi="Cambria Math"/>
          </w:rPr>
          <m:t>1</m:t>
        </m:r>
      </m:oMath>
      <w:del w:id="772" w:author="Author" w:date="2026-03-30T07:53:00Z" w16du:dateUtc="2026-03-30T05:53:00Z">
        <w:r>
          <w:delText xml:space="preserve">). Each </w:delText>
        </w:r>
      </w:del>
      <w:ins w:id="773" w:author="Author" w:date="2026-03-30T07:53:00Z" w16du:dateUtc="2026-03-30T05:53:00Z">
        <w:r>
          <w:t xml:space="preserve"> (10 runs per </w:t>
        </w:r>
      </w:ins>
      <w:r>
        <w:t>condition</w:t>
      </w:r>
      <w:del w:id="774" w:author="Author" w:date="2026-03-30T07:53:00Z" w16du:dateUtc="2026-03-30T05:53:00Z">
        <w:r>
          <w:delText xml:space="preserve"> was run 10 times.</w:delText>
        </w:r>
      </w:del>
      <w:ins w:id="775" w:author="Author" w:date="2026-03-30T07:53:00Z" w16du:dateUtc="2026-03-30T05:53:00Z">
        <w:r>
          <w:t>).</w:t>
        </w:r>
      </w:ins>
      <w:r>
        <w:t xml:space="preserve"> Thin lines</w:t>
      </w:r>
      <w:del w:id="776" w:author="Author" w:date="2026-03-30T07:53:00Z" w16du:dateUtc="2026-03-30T05:53:00Z">
        <w:r>
          <w:delText xml:space="preserve"> represent the</w:delText>
        </w:r>
      </w:del>
      <w:ins w:id="777" w:author="Author" w:date="2026-03-30T07:53:00Z" w16du:dateUtc="2026-03-30T05:53:00Z">
        <w:r>
          <w:t>:</w:t>
        </w:r>
      </w:ins>
      <w:r>
        <w:t xml:space="preserve"> median </w:t>
      </w:r>
      <w:del w:id="778" w:author="Author" w:date="2026-03-30T07:53:00Z" w16du:dateUtc="2026-03-30T05:53:00Z">
        <w:r>
          <w:delText xml:space="preserve">publication strategy of the </w:delText>
        </w:r>
      </w:del>
      <w:r>
        <w:t xml:space="preserve">population </w:t>
      </w:r>
      <w:del w:id="779" w:author="Author" w:date="2026-03-30T07:53:00Z" w16du:dateUtc="2026-03-30T05:53:00Z">
        <w:r>
          <w:delText>in each</w:delText>
        </w:r>
      </w:del>
      <m:oMath>
        <m:r>
          <w:ins w:id="780" w:author="Author" w:date="2026-03-30T07:53:00Z" w16du:dateUtc="2026-03-30T05:53:00Z">
            <w:rPr>
              <w:rFonts w:ascii="Cambria Math" w:hAnsi="Cambria Math"/>
            </w:rPr>
            <m:t>s</m:t>
          </w:ins>
        </m:r>
      </m:oMath>
      <w:ins w:id="781" w:author="Author" w:date="2026-03-30T07:53:00Z" w16du:dateUtc="2026-03-30T05:53:00Z">
        <w:r>
          <w:t xml:space="preserve"> per</w:t>
        </w:r>
      </w:ins>
      <w:r>
        <w:t xml:space="preserve"> run</w:t>
      </w:r>
      <w:del w:id="782" w:author="Author" w:date="2026-03-30T07:53:00Z" w16du:dateUtc="2026-03-30T05:53:00Z">
        <w:r>
          <w:delText>,</w:delText>
        </w:r>
      </w:del>
      <w:ins w:id="783" w:author="Author" w:date="2026-03-30T07:53:00Z" w16du:dateUtc="2026-03-30T05:53:00Z">
        <w:r>
          <w:t>;</w:t>
        </w:r>
      </w:ins>
      <w:r>
        <w:t xml:space="preserve"> shaded areas</w:t>
      </w:r>
      <w:del w:id="784" w:author="Author" w:date="2026-03-30T07:53:00Z" w16du:dateUtc="2026-03-30T05:53:00Z">
        <w:r>
          <w:delText xml:space="preserve"> represent the</w:delText>
        </w:r>
      </w:del>
      <w:ins w:id="785" w:author="Author" w:date="2026-03-30T07:53:00Z" w16du:dateUtc="2026-03-30T05:53:00Z">
        <w:r>
          <w:t>:</w:t>
        </w:r>
      </w:ins>
      <w:r>
        <w:t xml:space="preserve"> inter-quartile range </w:t>
      </w:r>
      <w:del w:id="786" w:author="Author" w:date="2026-03-30T07:53:00Z" w16du:dateUtc="2026-03-30T05:53:00Z">
        <w:r>
          <w:delText>of publication strategies in the population in each run, and</w:delText>
        </w:r>
      </w:del>
      <w:ins w:id="787" w:author="Author" w:date="2026-03-30T07:53:00Z" w16du:dateUtc="2026-03-30T05:53:00Z">
        <w:r>
          <w:t>per run;</w:t>
        </w:r>
      </w:ins>
      <w:r>
        <w:t xml:space="preserve"> thick lines</w:t>
      </w:r>
      <w:del w:id="788" w:author="Author" w:date="2026-03-30T07:53:00Z" w16du:dateUtc="2026-03-30T05:53:00Z">
        <w:r>
          <w:delText xml:space="preserve"> represent the</w:delText>
        </w:r>
      </w:del>
      <w:ins w:id="789" w:author="Author" w:date="2026-03-30T07:53:00Z" w16du:dateUtc="2026-03-30T05:53:00Z">
        <w:r>
          <w:t>:</w:t>
        </w:r>
      </w:ins>
      <w:r>
        <w:t xml:space="preserve"> median of run medians per condition.</w:t>
      </w:r>
    </w:p>
    <w:p w14:paraId="139517D5" w14:textId="77777777" w:rsidR="00167C5D" w:rsidRDefault="00000000">
      <w:pPr>
        <w:pStyle w:val="Heading1"/>
      </w:pPr>
      <w:bookmarkStart w:id="790" w:name="simulation-results"/>
      <w:bookmarkEnd w:id="578"/>
      <w:bookmarkEnd w:id="718"/>
      <w:r>
        <w:t>Simulation results</w:t>
      </w:r>
    </w:p>
    <w:p w14:paraId="41FCC994" w14:textId="77777777" w:rsidR="00251F6B" w:rsidRDefault="00000000">
      <w:pPr>
        <w:pStyle w:val="FirstParagraph"/>
        <w:rPr>
          <w:del w:id="791" w:author="Author" w:date="2026-03-30T07:53:00Z" w16du:dateUtc="2026-03-30T05:53:00Z"/>
        </w:rPr>
      </w:pPr>
      <w:del w:id="792" w:author="Author" w:date="2026-03-30T07:53:00Z" w16du:dateUtc="2026-03-30T05:53:00Z">
        <w:r>
          <w:delText>The</w:delText>
        </w:r>
      </w:del>
      <w:ins w:id="793" w:author="Author" w:date="2026-03-30T07:53:00Z" w16du:dateUtc="2026-03-30T05:53:00Z">
        <w:r>
          <w:t>We present</w:t>
        </w:r>
      </w:ins>
      <w:r>
        <w:t xml:space="preserve"> results </w:t>
      </w:r>
      <w:del w:id="794" w:author="Author" w:date="2026-03-30T07:53:00Z" w16du:dateUtc="2026-03-30T05:53:00Z">
        <w:r>
          <w:delText xml:space="preserve">of the simulation models will be presented </w:delText>
        </w:r>
      </w:del>
      <w:r>
        <w:t>in order of increasing model complexity</w:t>
      </w:r>
      <w:del w:id="795" w:author="Author" w:date="2026-03-30T07:53:00Z" w16du:dateUtc="2026-03-30T05:53:00Z">
        <w:r>
          <w:delText xml:space="preserve">. We start by explaining the very </w:delText>
        </w:r>
      </w:del>
      <w:ins w:id="796" w:author="Author" w:date="2026-03-30T07:53:00Z" w16du:dateUtc="2026-03-30T05:53:00Z">
        <w:r>
          <w:t xml:space="preserve">, beginning with </w:t>
        </w:r>
      </w:ins>
      <w:r>
        <w:t xml:space="preserve">simple scenarios </w:t>
      </w:r>
      <w:del w:id="797" w:author="Author" w:date="2026-03-30T07:53:00Z" w16du:dateUtc="2026-03-30T05:53:00Z">
        <w:r>
          <w:delText xml:space="preserve">shown in Figure 3 and Figure 4. These scenarios are identical </w:delText>
        </w:r>
      </w:del>
      <w:r>
        <w:t xml:space="preserve">to </w:t>
      </w:r>
      <w:del w:id="798" w:author="Author" w:date="2026-03-30T07:53:00Z" w16du:dateUtc="2026-03-30T05:53:00Z">
        <w:r>
          <w:delText>situations discussed above and the results should thus be unsurprising. We begin with these deliberately simple situations to help  readers understand</w:delText>
        </w:r>
      </w:del>
      <w:ins w:id="799" w:author="Author" w:date="2026-03-30T07:53:00Z" w16du:dateUtc="2026-03-30T05:53:00Z">
        <w:r>
          <w:t>explain</w:t>
        </w:r>
      </w:ins>
      <w:r>
        <w:t xml:space="preserve"> the basic functioning of </w:t>
      </w:r>
      <w:del w:id="800" w:author="Author" w:date="2026-03-30T07:53:00Z" w16du:dateUtc="2026-03-30T05:53:00Z">
        <w:r>
          <w:delText>our</w:delText>
        </w:r>
      </w:del>
      <w:ins w:id="801" w:author="Author" w:date="2026-03-30T07:53:00Z" w16du:dateUtc="2026-03-30T05:53:00Z">
        <w:r>
          <w:t>the</w:t>
        </w:r>
      </w:ins>
      <w:r>
        <w:t xml:space="preserve"> model </w:t>
      </w:r>
      <w:del w:id="802" w:author="Author" w:date="2026-03-30T07:53:00Z" w16du:dateUtc="2026-03-30T05:53:00Z">
        <w:r>
          <w:delText xml:space="preserve">as well as the </w:delText>
        </w:r>
      </w:del>
      <w:ins w:id="803" w:author="Author" w:date="2026-03-30T07:53:00Z" w16du:dateUtc="2026-03-30T05:53:00Z">
        <w:r>
          <w:t xml:space="preserve">before moving to </w:t>
        </w:r>
      </w:ins>
      <w:r>
        <w:t>less intuitive results</w:t>
      </w:r>
      <w:del w:id="804" w:author="Author" w:date="2026-03-30T07:53:00Z" w16du:dateUtc="2026-03-30T05:53:00Z">
        <w:r>
          <w:delText xml:space="preserve"> presented later.</w:delText>
        </w:r>
      </w:del>
    </w:p>
    <w:p w14:paraId="59C00877" w14:textId="77777777" w:rsidR="00167C5D" w:rsidRDefault="00000000">
      <w:pPr>
        <w:pStyle w:val="FirstParagraph"/>
        <w:pPrChange w:id="805" w:author="Author" w:date="2026-03-30T07:53:00Z" w16du:dateUtc="2026-03-30T05:53:00Z">
          <w:pPr>
            <w:pStyle w:val="BodyText"/>
          </w:pPr>
        </w:pPrChange>
      </w:pPr>
      <w:del w:id="806" w:author="Author" w:date="2026-03-30T07:53:00Z" w16du:dateUtc="2026-03-30T05:53:00Z">
        <w:r>
          <w:delText>When interpreting the results below, one should bear in mind that the</w:delText>
        </w:r>
      </w:del>
      <w:ins w:id="807" w:author="Author" w:date="2026-03-30T07:53:00Z" w16du:dateUtc="2026-03-30T05:53:00Z">
        <w:r>
          <w:t>. The</w:t>
        </w:r>
      </w:ins>
      <w:r>
        <w:t xml:space="preserve"> analysed parameter values are inherently arbitrary</w:t>
      </w:r>
      <w:del w:id="808" w:author="Author" w:date="2026-03-30T07:53:00Z" w16du:dateUtc="2026-03-30T05:53:00Z">
        <w:r>
          <w:delText xml:space="preserve">. Although the model parameters are intended to capture important characteristics of real-world concepts, their values </w:delText>
        </w:r>
      </w:del>
      <w:ins w:id="809" w:author="Author" w:date="2026-03-30T07:53:00Z" w16du:dateUtc="2026-03-30T05:53:00Z">
        <w:r>
          <w:t xml:space="preserve"> and </w:t>
        </w:r>
      </w:ins>
      <w:r>
        <w:t>do not represent real-world units</w:t>
      </w:r>
      <w:del w:id="810" w:author="Author" w:date="2026-03-30T07:53:00Z" w16du:dateUtc="2026-03-30T05:53:00Z">
        <w:r>
          <w:delText>. The goal of this analysis is to understand the relative effects of the model parameters in a simplified system, which means that the</w:delText>
        </w:r>
      </w:del>
      <w:ins w:id="811" w:author="Author" w:date="2026-03-30T07:53:00Z" w16du:dateUtc="2026-03-30T05:53:00Z">
        <w:r>
          <w:t>;</w:t>
        </w:r>
      </w:ins>
      <w:r>
        <w:t xml:space="preserve"> results are only meaningful in relation to each other.</w:t>
      </w:r>
    </w:p>
    <w:p w14:paraId="37119F03" w14:textId="77777777" w:rsidR="00167C5D" w:rsidRDefault="00000000">
      <w:pPr>
        <w:pStyle w:val="Heading2"/>
      </w:pPr>
      <w:bookmarkStart w:id="812" w:name="X6cbec16dac4232baed2a5f3d43ed93c885dcdf4"/>
      <w:r>
        <w:lastRenderedPageBreak/>
        <w:t>Single research cycle per generation, linear fitness function</w:t>
      </w:r>
    </w:p>
    <w:p w14:paraId="3A0E1181" w14:textId="77777777" w:rsidR="00167C5D" w:rsidRDefault="00000000">
      <w:pPr>
        <w:pStyle w:val="FirstParagraph"/>
      </w:pPr>
      <w:r>
        <w:t xml:space="preserve">The first generation of researchers </w:t>
      </w:r>
      <w:del w:id="813" w:author="Author" w:date="2026-03-30T07:53:00Z" w16du:dateUtc="2026-03-30T05:53:00Z">
        <w:r>
          <w:delText xml:space="preserve">in each simulation run </w:delText>
        </w:r>
      </w:del>
      <w:r>
        <w:t xml:space="preserve">is initialised with randomly distributed publication strategies </w:t>
      </w:r>
      <m:oMath>
        <m:r>
          <w:rPr>
            <w:rFonts w:ascii="Cambria Math" w:hAnsi="Cambria Math"/>
          </w:rPr>
          <m:t>s</m:t>
        </m:r>
      </m:oMath>
      <w:r>
        <w:t xml:space="preserve"> (</w:t>
      </w:r>
      <w:del w:id="814" w:author="Author" w:date="2026-03-30T07:53:00Z" w16du:dateUtc="2026-03-30T05:53:00Z">
        <w:r>
          <w:delText xml:space="preserve">drawn from a </w:delText>
        </w:r>
      </w:del>
      <w:r>
        <w:t xml:space="preserve">uniform </w:t>
      </w:r>
      <w:del w:id="815" w:author="Author" w:date="2026-03-30T07:53:00Z" w16du:dateUtc="2026-03-30T05:53:00Z">
        <w:r>
          <w:delText xml:space="preserve">distribution </w:delText>
        </w:r>
      </w:del>
      <w:r>
        <w:t>[0–1]), which are then allowed to evolve</w:t>
      </w:r>
      <w:del w:id="816" w:author="Author" w:date="2026-03-30T07:53:00Z" w16du:dateUtc="2026-03-30T05:53:00Z">
        <w:r>
          <w:delText xml:space="preserve"> over the subsequent generations. </w:delText>
        </w:r>
      </w:del>
      <w:ins w:id="817" w:author="Author" w:date="2026-03-30T07:53:00Z" w16du:dateUtc="2026-03-30T05:53:00Z">
        <w:r>
          <w:t>.</w:t>
        </w:r>
      </w:ins>
      <w:r>
        <w:t xml:space="preserve"> Figure 3 shows the effect of varying </w:t>
      </w:r>
      <w:del w:id="818" w:author="Author" w:date="2026-03-30T07:53:00Z" w16du:dateUtc="2026-03-30T05:53:00Z">
        <w:r>
          <w:delText xml:space="preserve">the payoffs for Registered Reports when the </w:delText>
        </w:r>
      </w:del>
      <m:oMath>
        <m:sSub>
          <m:sSubPr>
            <m:ctrlPr>
              <w:ins w:id="819" w:author="Author" w:date="2026-03-30T07:53:00Z" w16du:dateUtc="2026-03-30T05:53:00Z">
                <w:rPr>
                  <w:rFonts w:ascii="Cambria Math" w:hAnsi="Cambria Math"/>
                </w:rPr>
              </w:ins>
            </m:ctrlPr>
          </m:sSubPr>
          <m:e>
            <m:r>
              <w:ins w:id="820" w:author="Author" w:date="2026-03-30T07:53:00Z" w16du:dateUtc="2026-03-30T05:53:00Z">
                <w:rPr>
                  <w:rFonts w:ascii="Cambria Math" w:hAnsi="Cambria Math"/>
                </w:rPr>
                <m:t>b</m:t>
              </w:ins>
            </m:r>
          </m:e>
          <m:sub>
            <m:r>
              <w:ins w:id="821" w:author="Author" w:date="2026-03-30T07:53:00Z" w16du:dateUtc="2026-03-30T05:53:00Z">
                <w:rPr>
                  <w:rFonts w:ascii="Cambria Math" w:hAnsi="Cambria Math"/>
                </w:rPr>
                <m:t>R</m:t>
              </w:ins>
            </m:r>
          </m:sub>
        </m:sSub>
      </m:oMath>
      <w:ins w:id="822" w:author="Author" w:date="2026-03-30T07:53:00Z" w16du:dateUtc="2026-03-30T05:53:00Z">
        <w:r>
          <w:t xml:space="preserve"> with a linear </w:t>
        </w:r>
      </w:ins>
      <w:r>
        <w:t xml:space="preserve">fitness function </w:t>
      </w:r>
      <w:del w:id="823" w:author="Author" w:date="2026-03-30T07:53:00Z" w16du:dateUtc="2026-03-30T05:53:00Z">
        <w:r>
          <w:delText xml:space="preserve">is linear </w:delText>
        </w:r>
      </w:del>
      <w:r>
        <w:t>(</w:t>
      </w:r>
      <m:oMath>
        <m:r>
          <w:rPr>
            <w:rFonts w:ascii="Cambria Math" w:hAnsi="Cambria Math"/>
          </w:rPr>
          <m:t>ϵ</m:t>
        </m:r>
        <m:r>
          <m:rPr>
            <m:sty m:val="p"/>
          </m:rPr>
          <w:rPr>
            <w:rFonts w:ascii="Cambria Math" w:hAnsi="Cambria Math"/>
          </w:rPr>
          <m:t>=</m:t>
        </m:r>
        <m:r>
          <w:rPr>
            <w:rFonts w:ascii="Cambria Math" w:hAnsi="Cambria Math"/>
          </w:rPr>
          <m:t>1</m:t>
        </m:r>
      </m:oMath>
      <w:r>
        <w:t>),</w:t>
      </w:r>
      <w:del w:id="824" w:author="Author" w:date="2026-03-30T07:53:00Z" w16du:dateUtc="2026-03-30T05:53:00Z">
        <w:r>
          <w:delText xml:space="preserve"> with</w:delText>
        </w:r>
      </w:del>
      <w:r>
        <w:t xml:space="preserve"> no survival threshold (</w:t>
      </w:r>
      <m:oMath>
        <m:r>
          <w:rPr>
            <w:rFonts w:ascii="Cambria Math" w:hAnsi="Cambria Math"/>
          </w:rPr>
          <m:t>δ</m:t>
        </m:r>
        <m:r>
          <m:rPr>
            <m:sty m:val="p"/>
          </m:rPr>
          <w:rPr>
            <w:rFonts w:ascii="Cambria Math" w:hAnsi="Cambria Math"/>
          </w:rPr>
          <m:t>=</m:t>
        </m:r>
        <m:r>
          <w:rPr>
            <w:rFonts w:ascii="Cambria Math" w:hAnsi="Cambria Math"/>
          </w:rPr>
          <m:t>0</m:t>
        </m:r>
      </m:oMath>
      <w:r>
        <w:t>), no competition (</w:t>
      </w:r>
      <m:oMath>
        <m:r>
          <w:rPr>
            <w:rFonts w:ascii="Cambria Math" w:hAnsi="Cambria Math"/>
          </w:rPr>
          <m:t>γ</m:t>
        </m:r>
        <m:r>
          <m:rPr>
            <m:sty m:val="p"/>
          </m:rPr>
          <w:rPr>
            <w:rFonts w:ascii="Cambria Math" w:hAnsi="Cambria Math"/>
          </w:rPr>
          <m:t>=</m:t>
        </m:r>
        <m:r>
          <w:rPr>
            <w:rFonts w:ascii="Cambria Math" w:hAnsi="Cambria Math"/>
          </w:rPr>
          <m:t>1</m:t>
        </m:r>
      </m:oMath>
      <w:r>
        <w:t>), and one research cycle per generation (</w:t>
      </w:r>
      <m:oMath>
        <m:r>
          <w:rPr>
            <w:rFonts w:ascii="Cambria Math" w:hAnsi="Cambria Math"/>
          </w:rPr>
          <m:t>m</m:t>
        </m:r>
        <m:r>
          <m:rPr>
            <m:sty m:val="p"/>
          </m:rPr>
          <w:rPr>
            <w:rFonts w:ascii="Cambria Math" w:hAnsi="Cambria Math"/>
          </w:rPr>
          <m:t>=</m:t>
        </m:r>
        <m:r>
          <w:rPr>
            <w:rFonts w:ascii="Cambria Math" w:hAnsi="Cambria Math"/>
          </w:rPr>
          <m:t>1</m:t>
        </m:r>
      </m:oMath>
      <w:r>
        <w:t xml:space="preserve">). </w:t>
      </w:r>
      <w:del w:id="825" w:author="Author" w:date="2026-03-30T07:53:00Z" w16du:dateUtc="2026-03-30T05:53:00Z">
        <w:r>
          <w:delText>In this very simple scenario, evolved publication</w:delText>
        </w:r>
      </w:del>
      <w:ins w:id="826" w:author="Author" w:date="2026-03-30T07:53:00Z" w16du:dateUtc="2026-03-30T05:53:00Z">
        <w:r>
          <w:t>Evolved</w:t>
        </w:r>
      </w:ins>
      <w:r>
        <w:t xml:space="preserve"> strategies </w:t>
      </w:r>
      <w:del w:id="827" w:author="Author" w:date="2026-03-30T07:53:00Z" w16du:dateUtc="2026-03-30T05:53:00Z">
        <w:r>
          <w:delText>(</w:delText>
        </w:r>
      </w:del>
      <m:oMath>
        <m:r>
          <w:del w:id="828" w:author="Author" w:date="2026-03-30T07:53:00Z" w16du:dateUtc="2026-03-30T05:53:00Z">
            <w:rPr>
              <w:rFonts w:ascii="Cambria Math" w:hAnsi="Cambria Math"/>
            </w:rPr>
            <m:t>s</m:t>
          </w:del>
        </m:r>
      </m:oMath>
      <w:del w:id="829" w:author="Author" w:date="2026-03-30T07:53:00Z" w16du:dateUtc="2026-03-30T05:53:00Z">
        <w:r>
          <w:delText xml:space="preserve">) </w:delText>
        </w:r>
      </w:del>
      <w:r>
        <w:t xml:space="preserve">approximate </w:t>
      </w:r>
      <w:del w:id="830" w:author="Author" w:date="2026-03-30T07:53:00Z" w16du:dateUtc="2026-03-30T05:53:00Z">
        <w:r>
          <w:delText>the payoff for Registered Reports</w:delText>
        </w:r>
      </w:del>
      <m:oMath>
        <m:sSub>
          <m:sSubPr>
            <m:ctrlPr>
              <w:ins w:id="831" w:author="Author" w:date="2026-03-30T07:53:00Z" w16du:dateUtc="2026-03-30T05:53:00Z">
                <w:rPr>
                  <w:rFonts w:ascii="Cambria Math" w:hAnsi="Cambria Math"/>
                </w:rPr>
              </w:ins>
            </m:ctrlPr>
          </m:sSubPr>
          <m:e>
            <m:r>
              <w:ins w:id="832" w:author="Author" w:date="2026-03-30T07:53:00Z" w16du:dateUtc="2026-03-30T05:53:00Z">
                <w:rPr>
                  <w:rFonts w:ascii="Cambria Math" w:hAnsi="Cambria Math"/>
                </w:rPr>
                <m:t>b</m:t>
              </w:ins>
            </m:r>
          </m:e>
          <m:sub>
            <m:r>
              <w:ins w:id="833" w:author="Author" w:date="2026-03-30T07:53:00Z" w16du:dateUtc="2026-03-30T05:53:00Z">
                <w:rPr>
                  <w:rFonts w:ascii="Cambria Math" w:hAnsi="Cambria Math"/>
                </w:rPr>
                <m:t>R</m:t>
              </w:ins>
            </m:r>
          </m:sub>
        </m:sSub>
      </m:oMath>
      <w:r>
        <w:t xml:space="preserve"> in each condition</w:t>
      </w:r>
      <w:del w:id="834" w:author="Author" w:date="2026-03-30T07:53:00Z" w16du:dateUtc="2026-03-30T05:53:00Z">
        <w:r>
          <w:delText xml:space="preserve">, indicating that the optimal publication strategy is always equal to </w:delText>
        </w:r>
      </w:del>
      <m:oMath>
        <m:sSub>
          <m:sSubPr>
            <m:ctrlPr>
              <w:del w:id="835" w:author="Author" w:date="2026-03-30T07:53:00Z" w16du:dateUtc="2026-03-30T05:53:00Z">
                <w:rPr>
                  <w:rFonts w:ascii="Cambria Math" w:hAnsi="Cambria Math"/>
                </w:rPr>
              </w:del>
            </m:ctrlPr>
          </m:sSubPr>
          <m:e>
            <m:r>
              <w:del w:id="836" w:author="Author" w:date="2026-03-30T07:53:00Z" w16du:dateUtc="2026-03-30T05:53:00Z">
                <w:rPr>
                  <w:rFonts w:ascii="Cambria Math" w:hAnsi="Cambria Math"/>
                </w:rPr>
                <m:t>b</m:t>
              </w:del>
            </m:r>
          </m:e>
          <m:sub>
            <m:r>
              <w:del w:id="837" w:author="Author" w:date="2026-03-30T07:53:00Z" w16du:dateUtc="2026-03-30T05:53:00Z">
                <w:rPr>
                  <w:rFonts w:ascii="Cambria Math" w:hAnsi="Cambria Math"/>
                </w:rPr>
                <m:t>R</m:t>
              </w:del>
            </m:r>
          </m:sub>
        </m:sSub>
      </m:oMath>
      <w:del w:id="838" w:author="Author" w:date="2026-03-30T07:53:00Z" w16du:dateUtc="2026-03-30T05:53:00Z">
        <w:r>
          <w:delText xml:space="preserve"> </w:delText>
        </w:r>
      </w:del>
      <w:ins w:id="839" w:author="Author" w:date="2026-03-30T07:53:00Z" w16du:dateUtc="2026-03-30T05:53:00Z">
        <w:r>
          <w:t xml:space="preserve"> </w:t>
        </w:r>
      </w:ins>
      <w:r>
        <w:t>(</w:t>
      </w:r>
      <m:oMath>
        <m:sSub>
          <m:sSubPr>
            <m:ctrlPr>
              <w:rPr>
                <w:rFonts w:ascii="Cambria Math" w:hAnsi="Cambria Math"/>
              </w:rPr>
            </m:ctrlPr>
          </m:sSubPr>
          <m:e>
            <m:r>
              <w:rPr>
                <w:rFonts w:ascii="Cambria Math" w:hAnsi="Cambria Math"/>
              </w:rPr>
              <m:t>s</m:t>
            </m:r>
          </m:e>
          <m:sub>
            <m:r>
              <w:rPr>
                <w:rFonts w:ascii="Cambria Math" w:hAnsi="Cambria Math"/>
              </w:rPr>
              <m:t>optimal</m:t>
            </m:r>
          </m:sub>
        </m:sSub>
        <m:r>
          <m:rPr>
            <m:sty m:val="p"/>
          </m:rPr>
          <w:rPr>
            <w:rFonts w:ascii="Cambria Math" w:hAnsi="Cambria Math"/>
          </w:rPr>
          <m:t>=</m:t>
        </m:r>
        <m:r>
          <w:del w:id="840" w:author="Author" w:date="2026-03-30T07:53:00Z" w16du:dateUtc="2026-03-30T05:53:00Z">
            <w:rPr>
              <w:rFonts w:ascii="Cambria Math" w:hAnsi="Cambria Math"/>
            </w:rPr>
            <m:t>0.2</m:t>
          </w:del>
        </m:r>
      </m:oMath>
      <w:del w:id="841" w:author="Author" w:date="2026-03-30T07:53:00Z" w16du:dateUtc="2026-03-30T05:53:00Z">
        <w:r>
          <w:delText xml:space="preserve"> when </w:delText>
        </w:r>
      </w:del>
      <m:oMath>
        <m:sSub>
          <m:sSubPr>
            <m:ctrlPr>
              <w:del w:id="842" w:author="Author" w:date="2026-03-30T07:53:00Z" w16du:dateUtc="2026-03-30T05:53:00Z">
                <w:rPr>
                  <w:rFonts w:ascii="Cambria Math" w:hAnsi="Cambria Math"/>
                </w:rPr>
              </w:del>
            </m:ctrlPr>
          </m:sSubPr>
          <m:e>
            <m:r>
              <w:del w:id="843" w:author="Author" w:date="2026-03-30T07:53:00Z" w16du:dateUtc="2026-03-30T05:53:00Z">
                <w:rPr>
                  <w:rFonts w:ascii="Cambria Math" w:hAnsi="Cambria Math"/>
                </w:rPr>
                <m:t>b</m:t>
              </w:del>
            </m:r>
          </m:e>
          <m:sub>
            <m:r>
              <w:del w:id="844" w:author="Author" w:date="2026-03-30T07:53:00Z" w16du:dateUtc="2026-03-30T05:53:00Z">
                <w:rPr>
                  <w:rFonts w:ascii="Cambria Math" w:hAnsi="Cambria Math"/>
                </w:rPr>
                <m:t>R</m:t>
              </w:del>
            </m:r>
          </m:sub>
        </m:sSub>
        <m:r>
          <w:del w:id="845" w:author="Author" w:date="2026-03-30T07:53:00Z" w16du:dateUtc="2026-03-30T05:53:00Z">
            <m:rPr>
              <m:sty m:val="p"/>
            </m:rPr>
            <w:rPr>
              <w:rFonts w:ascii="Cambria Math" w:hAnsi="Cambria Math"/>
            </w:rPr>
            <m:t>=</m:t>
          </w:del>
        </m:r>
        <m:r>
          <w:del w:id="846" w:author="Author" w:date="2026-03-30T07:53:00Z" w16du:dateUtc="2026-03-30T05:53:00Z">
            <w:rPr>
              <w:rFonts w:ascii="Cambria Math" w:hAnsi="Cambria Math"/>
            </w:rPr>
            <m:t>0.2</m:t>
          </w:del>
        </m:r>
      </m:oMath>
      <w:del w:id="847" w:author="Author" w:date="2026-03-30T07:53:00Z" w16du:dateUtc="2026-03-30T05:53:00Z">
        <w:r>
          <w:delText xml:space="preserve">, </w:delText>
        </w:r>
      </w:del>
      <m:oMath>
        <m:sSub>
          <m:sSubPr>
            <m:ctrlPr>
              <w:del w:id="848" w:author="Author" w:date="2026-03-30T07:53:00Z" w16du:dateUtc="2026-03-30T05:53:00Z">
                <w:rPr>
                  <w:rFonts w:ascii="Cambria Math" w:hAnsi="Cambria Math"/>
                </w:rPr>
              </w:del>
            </m:ctrlPr>
          </m:sSubPr>
          <m:e>
            <m:r>
              <w:del w:id="849" w:author="Author" w:date="2026-03-30T07:53:00Z" w16du:dateUtc="2026-03-30T05:53:00Z">
                <w:rPr>
                  <w:rFonts w:ascii="Cambria Math" w:hAnsi="Cambria Math"/>
                </w:rPr>
                <m:t>s</m:t>
              </w:del>
            </m:r>
          </m:e>
          <m:sub>
            <m:r>
              <w:del w:id="850" w:author="Author" w:date="2026-03-30T07:53:00Z" w16du:dateUtc="2026-03-30T05:53:00Z">
                <w:rPr>
                  <w:rFonts w:ascii="Cambria Math" w:hAnsi="Cambria Math"/>
                </w:rPr>
                <m:t>optimal</m:t>
              </w:del>
            </m:r>
          </m:sub>
        </m:sSub>
        <m:r>
          <w:del w:id="851" w:author="Author" w:date="2026-03-30T07:53:00Z" w16du:dateUtc="2026-03-30T05:53:00Z">
            <m:rPr>
              <m:sty m:val="p"/>
            </m:rPr>
            <w:rPr>
              <w:rFonts w:ascii="Cambria Math" w:hAnsi="Cambria Math"/>
            </w:rPr>
            <m:t>=</m:t>
          </w:del>
        </m:r>
        <m:r>
          <w:del w:id="852" w:author="Author" w:date="2026-03-30T07:53:00Z" w16du:dateUtc="2026-03-30T05:53:00Z">
            <w:rPr>
              <w:rFonts w:ascii="Cambria Math" w:hAnsi="Cambria Math"/>
            </w:rPr>
            <m:t>0.5</m:t>
          </w:del>
        </m:r>
      </m:oMath>
      <w:del w:id="853" w:author="Author" w:date="2026-03-30T07:53:00Z" w16du:dateUtc="2026-03-30T05:53:00Z">
        <w:r>
          <w:delText xml:space="preserve"> when </w:delText>
        </w:r>
      </w:del>
      <m:oMath>
        <m:sSub>
          <m:sSubPr>
            <m:ctrlPr>
              <w:del w:id="854" w:author="Author" w:date="2026-03-30T07:53:00Z" w16du:dateUtc="2026-03-30T05:53:00Z">
                <w:rPr>
                  <w:rFonts w:ascii="Cambria Math" w:hAnsi="Cambria Math"/>
                </w:rPr>
              </w:del>
            </m:ctrlPr>
          </m:sSubPr>
          <m:e>
            <m:r>
              <w:del w:id="855" w:author="Author" w:date="2026-03-30T07:53:00Z" w16du:dateUtc="2026-03-30T05:53:00Z">
                <w:rPr>
                  <w:rFonts w:ascii="Cambria Math" w:hAnsi="Cambria Math"/>
                </w:rPr>
                <m:t>b</m:t>
              </w:del>
            </m:r>
          </m:e>
          <m:sub>
            <m:r>
              <w:del w:id="856" w:author="Author" w:date="2026-03-30T07:53:00Z" w16du:dateUtc="2026-03-30T05:53:00Z">
                <w:rPr>
                  <w:rFonts w:ascii="Cambria Math" w:hAnsi="Cambria Math"/>
                </w:rPr>
                <m:t>R</m:t>
              </w:del>
            </m:r>
          </m:sub>
        </m:sSub>
        <m:r>
          <w:del w:id="857" w:author="Author" w:date="2026-03-30T07:53:00Z" w16du:dateUtc="2026-03-30T05:53:00Z">
            <m:rPr>
              <m:sty m:val="p"/>
            </m:rPr>
            <w:rPr>
              <w:rFonts w:ascii="Cambria Math" w:hAnsi="Cambria Math"/>
            </w:rPr>
            <m:t>=</m:t>
          </w:del>
        </m:r>
        <m:r>
          <w:del w:id="858" w:author="Author" w:date="2026-03-30T07:53:00Z" w16du:dateUtc="2026-03-30T05:53:00Z">
            <w:rPr>
              <w:rFonts w:ascii="Cambria Math" w:hAnsi="Cambria Math"/>
            </w:rPr>
            <m:t>0.5</m:t>
          </w:del>
        </m:r>
      </m:oMath>
      <w:del w:id="859" w:author="Author" w:date="2026-03-30T07:53:00Z" w16du:dateUtc="2026-03-30T05:53:00Z">
        <w:r>
          <w:delText xml:space="preserve">, </w:delText>
        </w:r>
      </w:del>
      <m:oMath>
        <m:sSub>
          <m:sSubPr>
            <m:ctrlPr>
              <w:del w:id="860" w:author="Author" w:date="2026-03-30T07:53:00Z" w16du:dateUtc="2026-03-30T05:53:00Z">
                <w:rPr>
                  <w:rFonts w:ascii="Cambria Math" w:hAnsi="Cambria Math"/>
                </w:rPr>
              </w:del>
            </m:ctrlPr>
          </m:sSubPr>
          <m:e>
            <m:r>
              <w:del w:id="861" w:author="Author" w:date="2026-03-30T07:53:00Z" w16du:dateUtc="2026-03-30T05:53:00Z">
                <w:rPr>
                  <w:rFonts w:ascii="Cambria Math" w:hAnsi="Cambria Math"/>
                </w:rPr>
                <m:t>s</m:t>
              </w:del>
            </m:r>
          </m:e>
          <m:sub>
            <m:r>
              <w:del w:id="862" w:author="Author" w:date="2026-03-30T07:53:00Z" w16du:dateUtc="2026-03-30T05:53:00Z">
                <w:rPr>
                  <w:rFonts w:ascii="Cambria Math" w:hAnsi="Cambria Math"/>
                </w:rPr>
                <m:t>optimal</m:t>
              </w:del>
            </m:r>
          </m:sub>
        </m:sSub>
        <m:r>
          <w:del w:id="863" w:author="Author" w:date="2026-03-30T07:53:00Z" w16du:dateUtc="2026-03-30T05:53:00Z">
            <m:rPr>
              <m:sty m:val="p"/>
            </m:rPr>
            <w:rPr>
              <w:rFonts w:ascii="Cambria Math" w:hAnsi="Cambria Math"/>
            </w:rPr>
            <m:t>=</m:t>
          </w:del>
        </m:r>
        <m:r>
          <w:del w:id="864" w:author="Author" w:date="2026-03-30T07:53:00Z" w16du:dateUtc="2026-03-30T05:53:00Z">
            <w:rPr>
              <w:rFonts w:ascii="Cambria Math" w:hAnsi="Cambria Math"/>
            </w:rPr>
            <m:t>0.8</m:t>
          </w:del>
        </m:r>
      </m:oMath>
      <w:del w:id="865" w:author="Author" w:date="2026-03-30T07:53:00Z" w16du:dateUtc="2026-03-30T05:53:00Z">
        <w:r>
          <w:delText xml:space="preserve"> when </w:delText>
        </w:r>
      </w:del>
      <m:oMath>
        <m:sSub>
          <m:sSubPr>
            <m:ctrlPr>
              <w:del w:id="866" w:author="Author" w:date="2026-03-30T07:53:00Z" w16du:dateUtc="2026-03-30T05:53:00Z">
                <w:rPr>
                  <w:rFonts w:ascii="Cambria Math" w:hAnsi="Cambria Math"/>
                </w:rPr>
              </w:del>
            </m:ctrlPr>
          </m:sSubPr>
          <m:e>
            <m:r>
              <w:del w:id="867" w:author="Author" w:date="2026-03-30T07:53:00Z" w16du:dateUtc="2026-03-30T05:53:00Z">
                <w:rPr>
                  <w:rFonts w:ascii="Cambria Math" w:hAnsi="Cambria Math"/>
                </w:rPr>
                <m:t>b</m:t>
              </w:del>
            </m:r>
          </m:e>
          <m:sub>
            <m:r>
              <w:del w:id="868" w:author="Author" w:date="2026-03-30T07:53:00Z" w16du:dateUtc="2026-03-30T05:53:00Z">
                <w:rPr>
                  <w:rFonts w:ascii="Cambria Math" w:hAnsi="Cambria Math"/>
                </w:rPr>
                <m:t>R</m:t>
              </w:del>
            </m:r>
          </m:sub>
        </m:sSub>
        <m:r>
          <w:del w:id="869" w:author="Author" w:date="2026-03-30T07:53:00Z" w16du:dateUtc="2026-03-30T05:53:00Z">
            <m:rPr>
              <m:sty m:val="p"/>
            </m:rPr>
            <w:rPr>
              <w:rFonts w:ascii="Cambria Math" w:hAnsi="Cambria Math"/>
            </w:rPr>
            <m:t>=</m:t>
          </w:del>
        </m:r>
        <m:r>
          <w:del w:id="870" w:author="Author" w:date="2026-03-30T07:53:00Z" w16du:dateUtc="2026-03-30T05:53:00Z">
            <w:rPr>
              <w:rFonts w:ascii="Cambria Math" w:hAnsi="Cambria Math"/>
            </w:rPr>
            <m:t>0.8</m:t>
          </w:del>
        </m:r>
      </m:oMath>
      <w:del w:id="871" w:author="Author" w:date="2026-03-30T07:53:00Z" w16du:dateUtc="2026-03-30T05:53:00Z">
        <w:r>
          <w:delText xml:space="preserve">).   </w:delText>
        </w:r>
      </w:del>
      <m:oMath>
        <m:sSub>
          <m:sSubPr>
            <m:ctrlPr>
              <w:ins w:id="872" w:author="Author" w:date="2026-03-30T07:53:00Z" w16du:dateUtc="2026-03-30T05:53:00Z">
                <w:rPr>
                  <w:rFonts w:ascii="Cambria Math" w:hAnsi="Cambria Math"/>
                </w:rPr>
              </w:ins>
            </m:ctrlPr>
          </m:sSubPr>
          <m:e>
            <m:r>
              <w:ins w:id="873" w:author="Author" w:date="2026-03-30T07:53:00Z" w16du:dateUtc="2026-03-30T05:53:00Z">
                <w:rPr>
                  <w:rFonts w:ascii="Cambria Math" w:hAnsi="Cambria Math"/>
                </w:rPr>
                <m:t>b</m:t>
              </w:ins>
            </m:r>
          </m:e>
          <m:sub>
            <m:r>
              <w:ins w:id="874" w:author="Author" w:date="2026-03-30T07:53:00Z" w16du:dateUtc="2026-03-30T05:53:00Z">
                <w:rPr>
                  <w:rFonts w:ascii="Cambria Math" w:hAnsi="Cambria Math"/>
                </w:rPr>
                <m:t>R</m:t>
              </w:ins>
            </m:r>
          </m:sub>
        </m:sSub>
      </m:oMath>
      <w:ins w:id="875" w:author="Author" w:date="2026-03-30T07:53:00Z" w16du:dateUtc="2026-03-30T05:53:00Z">
        <w:r>
          <w:t>).</w:t>
        </w:r>
      </w:ins>
      <w:r>
        <w:t xml:space="preserve"> The reason </w:t>
      </w:r>
      <w:del w:id="876" w:author="Author" w:date="2026-03-30T07:53:00Z" w16du:dateUtc="2026-03-30T05:53:00Z">
        <w:r>
          <w:delText xml:space="preserve">behind this is the uniform distribution [0–1] of hypothesis priors, the payoff structure </w:delText>
        </w:r>
      </w:del>
      <w:ins w:id="877" w:author="Author" w:date="2026-03-30T07:53:00Z" w16du:dateUtc="2026-03-30T05:53:00Z">
        <w:r>
          <w:t xml:space="preserve">is that with a linear fitness function and payoffs </w:t>
        </w:r>
      </w:ins>
      <m:oMath>
        <m:sSub>
          <m:sSubPr>
            <m:ctrlPr>
              <w:rPr>
                <w:rFonts w:ascii="Cambria Math" w:hAnsi="Cambria Math"/>
              </w:rPr>
            </m:ctrlPr>
          </m:sSubPr>
          <m:e>
            <m:r>
              <w:rPr>
                <w:rFonts w:ascii="Cambria Math" w:hAnsi="Cambria Math"/>
              </w:rPr>
              <m:t>b</m:t>
            </m:r>
          </m:e>
          <m:sub>
            <m:r>
              <w:rPr>
                <w:rFonts w:ascii="Cambria Math" w:hAnsi="Cambria Math"/>
              </w:rPr>
              <m:t>neg</m:t>
            </m:r>
          </m:sub>
        </m:sSub>
        <m:r>
          <m:rPr>
            <m:sty m:val="p"/>
          </m:rPr>
          <w:rPr>
            <w:rFonts w:ascii="Cambria Math" w:hAnsi="Cambria Math"/>
          </w:rPr>
          <m:t>=</m:t>
        </m:r>
        <m:r>
          <w:rPr>
            <w:rFonts w:ascii="Cambria Math" w:hAnsi="Cambria Math"/>
          </w:rPr>
          <m:t>0</m:t>
        </m:r>
      </m:oMath>
      <w:del w:id="878" w:author="Author" w:date="2026-03-30T07:53:00Z" w16du:dateUtc="2026-03-30T05:53:00Z">
        <w:r>
          <w:delText xml:space="preserve"> and</w:delText>
        </w:r>
      </w:del>
      <w:ins w:id="879" w:author="Author" w:date="2026-03-30T07:53:00Z" w16du:dateUtc="2026-03-30T05:53:00Z">
        <w:r>
          <w:t>,</w:t>
        </w:r>
      </w:ins>
      <w:r>
        <w:t xml:space="preserve"> </w:t>
      </w:r>
      <m:oMath>
        <m:sSub>
          <m:sSubPr>
            <m:ctrlPr>
              <w:rPr>
                <w:rFonts w:ascii="Cambria Math" w:hAnsi="Cambria Math"/>
              </w:rPr>
            </m:ctrlPr>
          </m:sSubPr>
          <m:e>
            <m:r>
              <w:rPr>
                <w:rFonts w:ascii="Cambria Math" w:hAnsi="Cambria Math"/>
              </w:rPr>
              <m:t>b</m:t>
            </m:r>
          </m:e>
          <m:sub>
            <m:r>
              <w:rPr>
                <w:rFonts w:ascii="Cambria Math" w:hAnsi="Cambria Math"/>
              </w:rPr>
              <m:t>pos</m:t>
            </m:r>
          </m:sub>
        </m:sSub>
        <m:r>
          <m:rPr>
            <m:sty m:val="p"/>
          </m:rPr>
          <w:rPr>
            <w:rFonts w:ascii="Cambria Math" w:hAnsi="Cambria Math"/>
          </w:rPr>
          <m:t>=</m:t>
        </m:r>
        <m:r>
          <w:rPr>
            <w:rFonts w:ascii="Cambria Math" w:hAnsi="Cambria Math"/>
          </w:rPr>
          <m:t>1</m:t>
        </m:r>
      </m:oMath>
      <w:r>
        <w:t xml:space="preserve">, </w:t>
      </w:r>
      <w:del w:id="880" w:author="Author" w:date="2026-03-30T07:53:00Z" w16du:dateUtc="2026-03-30T05:53:00Z">
        <w:r>
          <w:delText>and the linear fitness function (</w:delText>
        </w:r>
      </w:del>
      <m:oMath>
        <m:r>
          <w:del w:id="881" w:author="Author" w:date="2026-03-30T07:53:00Z" w16du:dateUtc="2026-03-30T05:53:00Z">
            <w:rPr>
              <w:rFonts w:ascii="Cambria Math" w:hAnsi="Cambria Math"/>
            </w:rPr>
            <m:t>ϵ</m:t>
          </w:del>
        </m:r>
        <m:r>
          <w:del w:id="882" w:author="Author" w:date="2026-03-30T07:53:00Z" w16du:dateUtc="2026-03-30T05:53:00Z">
            <m:rPr>
              <m:sty m:val="p"/>
            </m:rPr>
            <w:rPr>
              <w:rFonts w:ascii="Cambria Math" w:hAnsi="Cambria Math"/>
            </w:rPr>
            <m:t>=</m:t>
          </w:del>
        </m:r>
        <m:r>
          <w:del w:id="883" w:author="Author" w:date="2026-03-30T07:53:00Z" w16du:dateUtc="2026-03-30T05:53:00Z">
            <w:rPr>
              <w:rFonts w:ascii="Cambria Math" w:hAnsi="Cambria Math"/>
            </w:rPr>
            <m:t>1</m:t>
          </w:del>
        </m:r>
      </m:oMath>
      <w:del w:id="884" w:author="Author" w:date="2026-03-30T07:53:00Z" w16du:dateUtc="2026-03-30T05:53:00Z">
        <w:r>
          <w:delText xml:space="preserve"> means that fitness equals payoff). In this constellation, </w:delText>
        </w:r>
      </w:del>
      <w:r>
        <w:t xml:space="preserve">the expected fitness </w:t>
      </w:r>
      <w:del w:id="885" w:author="Author" w:date="2026-03-30T07:53:00Z" w16du:dateUtc="2026-03-30T05:53:00Z">
        <w:r>
          <w:delText xml:space="preserve">obtained </w:delText>
        </w:r>
      </w:del>
      <w:r>
        <w:t xml:space="preserve">from a standard report </w:t>
      </w:r>
      <w:del w:id="886" w:author="Author" w:date="2026-03-30T07:53:00Z" w16du:dateUtc="2026-03-30T05:53:00Z">
        <w:r>
          <w:delText>is always equal to</w:delText>
        </w:r>
      </w:del>
      <w:ins w:id="887" w:author="Author" w:date="2026-03-30T07:53:00Z" w16du:dateUtc="2026-03-30T05:53:00Z">
        <w:r>
          <w:t>equals</w:t>
        </w:r>
      </w:ins>
      <w:r>
        <w:t xml:space="preserve"> the prior of the tested hypothesis:</w:t>
      </w:r>
    </w:p>
    <w:p w14:paraId="48C24C6B" w14:textId="77777777" w:rsidR="00167C5D"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SR</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pos</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neg</m:t>
                            </m:r>
                          </m:sub>
                        </m:sSub>
                      </m:e>
                    </m:d>
                  </m:e>
                  <m:sup>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e>
            </m:mr>
          </m:m>
        </m:oMath>
      </m:oMathPara>
    </w:p>
    <w:p w14:paraId="60FA7471" w14:textId="77777777" w:rsidR="00167C5D" w:rsidRDefault="00000000">
      <w:pPr>
        <w:pStyle w:val="FirstParagraph"/>
      </w:pPr>
      <w:del w:id="888" w:author="Author" w:date="2026-03-30T07:53:00Z" w16du:dateUtc="2026-03-30T05:53:00Z">
        <w:r>
          <w:delText xml:space="preserve">For example, testing a hypothesis with </w:delText>
        </w:r>
      </w:del>
      <m:oMath>
        <m:r>
          <w:del w:id="889" w:author="Author" w:date="2026-03-30T07:53:00Z" w16du:dateUtc="2026-03-30T05:53:00Z">
            <w:rPr>
              <w:rFonts w:ascii="Cambria Math" w:hAnsi="Cambria Math"/>
            </w:rPr>
            <m:t>p</m:t>
          </w:del>
        </m:r>
        <m:r>
          <w:del w:id="890" w:author="Author" w:date="2026-03-30T07:53:00Z" w16du:dateUtc="2026-03-30T05:53:00Z">
            <m:rPr>
              <m:sty m:val="p"/>
            </m:rPr>
            <w:rPr>
              <w:rFonts w:ascii="Cambria Math" w:hAnsi="Cambria Math"/>
            </w:rPr>
            <m:t>=</m:t>
          </w:del>
        </m:r>
        <m:r>
          <w:del w:id="891" w:author="Author" w:date="2026-03-30T07:53:00Z" w16du:dateUtc="2026-03-30T05:53:00Z">
            <w:rPr>
              <w:rFonts w:ascii="Cambria Math" w:hAnsi="Cambria Math"/>
            </w:rPr>
            <m:t>0.2</m:t>
          </w:del>
        </m:r>
      </m:oMath>
      <w:del w:id="892" w:author="Author" w:date="2026-03-30T07:53:00Z" w16du:dateUtc="2026-03-30T05:53:00Z">
        <w:r>
          <w:delText xml:space="preserve"> in a standard report would yield the expected fitness </w:delText>
        </w:r>
      </w:del>
      <m:oMath>
        <m:r>
          <w:del w:id="893" w:author="Author" w:date="2026-03-30T07:53:00Z" w16du:dateUtc="2026-03-30T05:53:00Z">
            <w:rPr>
              <w:rFonts w:ascii="Cambria Math" w:hAnsi="Cambria Math"/>
            </w:rPr>
            <m:t>E</m:t>
          </w:del>
        </m:r>
        <m:d>
          <m:dPr>
            <m:begChr m:val="["/>
            <m:endChr m:val="]"/>
            <m:ctrlPr>
              <w:del w:id="894" w:author="Author" w:date="2026-03-30T07:53:00Z" w16du:dateUtc="2026-03-30T05:53:00Z">
                <w:rPr>
                  <w:rFonts w:ascii="Cambria Math" w:hAnsi="Cambria Math"/>
                </w:rPr>
              </w:del>
            </m:ctrlPr>
          </m:dPr>
          <m:e>
            <m:sSub>
              <m:sSubPr>
                <m:ctrlPr>
                  <w:del w:id="895" w:author="Author" w:date="2026-03-30T07:53:00Z" w16du:dateUtc="2026-03-30T05:53:00Z">
                    <w:rPr>
                      <w:rFonts w:ascii="Cambria Math" w:hAnsi="Cambria Math"/>
                    </w:rPr>
                  </w:del>
                </m:ctrlPr>
              </m:sSubPr>
              <m:e>
                <m:r>
                  <w:del w:id="896" w:author="Author" w:date="2026-03-30T07:53:00Z" w16du:dateUtc="2026-03-30T05:53:00Z">
                    <w:rPr>
                      <w:rFonts w:ascii="Cambria Math" w:hAnsi="Cambria Math"/>
                    </w:rPr>
                    <m:t>f</m:t>
                  </w:del>
                </m:r>
              </m:e>
              <m:sub>
                <m:r>
                  <w:del w:id="897" w:author="Author" w:date="2026-03-30T07:53:00Z" w16du:dateUtc="2026-03-30T05:53:00Z">
                    <w:rPr>
                      <w:rFonts w:ascii="Cambria Math" w:hAnsi="Cambria Math"/>
                    </w:rPr>
                    <m:t>SR</m:t>
                  </w:del>
                </m:r>
              </m:sub>
            </m:sSub>
          </m:e>
        </m:d>
        <m:r>
          <w:del w:id="898" w:author="Author" w:date="2026-03-30T07:53:00Z" w16du:dateUtc="2026-03-30T05:53:00Z">
            <m:rPr>
              <m:sty m:val="p"/>
            </m:rPr>
            <w:rPr>
              <w:rFonts w:ascii="Cambria Math" w:hAnsi="Cambria Math"/>
            </w:rPr>
            <m:t>=</m:t>
          </w:del>
        </m:r>
        <m:sSup>
          <m:sSupPr>
            <m:ctrlPr>
              <w:del w:id="899" w:author="Author" w:date="2026-03-30T07:53:00Z" w16du:dateUtc="2026-03-30T05:53:00Z">
                <w:rPr>
                  <w:rFonts w:ascii="Cambria Math" w:hAnsi="Cambria Math"/>
                </w:rPr>
              </w:del>
            </m:ctrlPr>
          </m:sSupPr>
          <m:e>
            <m:d>
              <m:dPr>
                <m:ctrlPr>
                  <w:del w:id="900" w:author="Author" w:date="2026-03-30T07:53:00Z" w16du:dateUtc="2026-03-30T05:53:00Z">
                    <w:rPr>
                      <w:rFonts w:ascii="Cambria Math" w:hAnsi="Cambria Math"/>
                    </w:rPr>
                  </w:del>
                </m:ctrlPr>
              </m:dPr>
              <m:e>
                <m:r>
                  <w:del w:id="901" w:author="Author" w:date="2026-03-30T07:53:00Z" w16du:dateUtc="2026-03-30T05:53:00Z">
                    <w:rPr>
                      <w:rFonts w:ascii="Cambria Math" w:hAnsi="Cambria Math"/>
                    </w:rPr>
                    <m:t>0.2</m:t>
                  </w:del>
                </m:r>
                <m:r>
                  <w:del w:id="902" w:author="Author" w:date="2026-03-30T07:53:00Z" w16du:dateUtc="2026-03-30T05:53:00Z">
                    <m:rPr>
                      <m:sty m:val="p"/>
                    </m:rPr>
                    <w:rPr>
                      <w:rFonts w:ascii="Cambria Math" w:hAnsi="Cambria Math"/>
                    </w:rPr>
                    <m:t>*</m:t>
                  </w:del>
                </m:r>
                <m:r>
                  <w:del w:id="903" w:author="Author" w:date="2026-03-30T07:53:00Z" w16du:dateUtc="2026-03-30T05:53:00Z">
                    <w:rPr>
                      <w:rFonts w:ascii="Cambria Math" w:hAnsi="Cambria Math"/>
                    </w:rPr>
                    <m:t>1</m:t>
                  </w:del>
                </m:r>
                <m:r>
                  <w:del w:id="904" w:author="Author" w:date="2026-03-30T07:53:00Z" w16du:dateUtc="2026-03-30T05:53:00Z">
                    <m:rPr>
                      <m:sty m:val="p"/>
                    </m:rPr>
                    <w:rPr>
                      <w:rFonts w:ascii="Cambria Math" w:hAnsi="Cambria Math"/>
                    </w:rPr>
                    <m:t>+</m:t>
                  </w:del>
                </m:r>
                <m:r>
                  <w:del w:id="905" w:author="Author" w:date="2026-03-30T07:53:00Z" w16du:dateUtc="2026-03-30T05:53:00Z">
                    <w:rPr>
                      <w:rFonts w:ascii="Cambria Math" w:hAnsi="Cambria Math"/>
                    </w:rPr>
                    <m:t>0.8</m:t>
                  </w:del>
                </m:r>
                <m:r>
                  <w:del w:id="906" w:author="Author" w:date="2026-03-30T07:53:00Z" w16du:dateUtc="2026-03-30T05:53:00Z">
                    <m:rPr>
                      <m:sty m:val="p"/>
                    </m:rPr>
                    <w:rPr>
                      <w:rFonts w:ascii="Cambria Math" w:hAnsi="Cambria Math"/>
                    </w:rPr>
                    <m:t>*</m:t>
                  </w:del>
                </m:r>
                <m:r>
                  <w:del w:id="907" w:author="Author" w:date="2026-03-30T07:53:00Z" w16du:dateUtc="2026-03-30T05:53:00Z">
                    <w:rPr>
                      <w:rFonts w:ascii="Cambria Math" w:hAnsi="Cambria Math"/>
                    </w:rPr>
                    <m:t>0</m:t>
                  </w:del>
                </m:r>
              </m:e>
            </m:d>
          </m:e>
          <m:sup>
            <m:r>
              <w:del w:id="908" w:author="Author" w:date="2026-03-30T07:53:00Z" w16du:dateUtc="2026-03-30T05:53:00Z">
                <w:rPr>
                  <w:rFonts w:ascii="Cambria Math" w:hAnsi="Cambria Math"/>
                </w:rPr>
                <m:t>1</m:t>
              </w:del>
            </m:r>
          </m:sup>
        </m:sSup>
        <m:r>
          <w:del w:id="909" w:author="Author" w:date="2026-03-30T07:53:00Z" w16du:dateUtc="2026-03-30T05:53:00Z">
            <m:rPr>
              <m:sty m:val="p"/>
            </m:rPr>
            <w:rPr>
              <w:rFonts w:ascii="Cambria Math" w:hAnsi="Cambria Math"/>
            </w:rPr>
            <m:t>=</m:t>
          </w:del>
        </m:r>
        <m:r>
          <w:del w:id="910" w:author="Author" w:date="2026-03-30T07:53:00Z" w16du:dateUtc="2026-03-30T05:53:00Z">
            <w:rPr>
              <w:rFonts w:ascii="Cambria Math" w:hAnsi="Cambria Math"/>
            </w:rPr>
            <m:t>0.2</m:t>
          </w:del>
        </m:r>
      </m:oMath>
      <w:del w:id="911" w:author="Author" w:date="2026-03-30T07:53:00Z" w16du:dateUtc="2026-03-30T05:53:00Z">
        <w:r>
          <w:delText xml:space="preserve">. </w:delText>
        </w:r>
      </w:del>
      <w:r>
        <w:t xml:space="preserve">The optimal strategy is </w:t>
      </w:r>
      <w:ins w:id="912" w:author="Author" w:date="2026-03-30T07:53:00Z" w16du:dateUtc="2026-03-30T05:53:00Z">
        <w:r>
          <w:t xml:space="preserve">therefore </w:t>
        </w:r>
      </w:ins>
      <w:r>
        <w:t xml:space="preserve">to submit a Registered Report whenever </w:t>
      </w:r>
      <w:del w:id="913" w:author="Author" w:date="2026-03-30T07:53:00Z" w16du:dateUtc="2026-03-30T05:53:00Z">
        <w:r>
          <w:delText xml:space="preserve">the expected fitness provided by a standard report is lower than the fitness provided by a Registered Report, </w:delText>
        </w:r>
      </w:del>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SR</m:t>
                </m:r>
              </m:sub>
            </m:sSub>
          </m:e>
        </m:d>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t>
      </w:r>
      <w:moveToRangeStart w:id="914" w:author="Author" w:date="2026-03-30T07:53:00Z" w:name="move225749641"/>
      <w:moveTo w:id="915" w:author="Author" w:date="2026-03-30T07:53:00Z" w16du:dateUtc="2026-03-30T05:53:00Z">
        <w:r>
          <w:t>i.e.,</w:t>
        </w:r>
      </w:moveTo>
      <w:moveToRangeEnd w:id="914"/>
      <w:del w:id="916" w:author="Author" w:date="2026-03-30T07:53:00Z" w16du:dateUtc="2026-03-30T05:53:00Z">
        <w:r>
          <w:delText>and thus</w:delText>
        </w:r>
      </w:del>
      <w:r>
        <w:t xml:space="preserve"> whenever </w:t>
      </w:r>
      <m:oMath>
        <m:r>
          <w:rPr>
            <w:rFonts w:ascii="Cambria Math" w:hAnsi="Cambria Math"/>
          </w:rPr>
          <m:t>p</m:t>
        </m:r>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t>
      </w:r>
      <w:del w:id="917" w:author="Author" w:date="2026-03-30T07:53:00Z" w16du:dateUtc="2026-03-30T05:53:00Z">
        <w:r>
          <w:delText xml:space="preserve"> </w:delText>
        </w:r>
      </w:del>
      <w:r>
        <w:t xml:space="preserve">This ensures that researchers </w:t>
      </w:r>
      <w:del w:id="918" w:author="Author" w:date="2026-03-30T07:53:00Z" w16du:dateUtc="2026-03-30T05:53:00Z">
        <w:r>
          <w:delText xml:space="preserve">always </w:delText>
        </w:r>
      </w:del>
      <w:r>
        <w:t>get the best of both worlds</w:t>
      </w:r>
      <w:del w:id="919" w:author="Author" w:date="2026-03-30T07:53:00Z" w16du:dateUtc="2026-03-30T05:53:00Z">
        <w:r>
          <w:delText>, minimising shortfalls</w:delText>
        </w:r>
      </w:del>
      <w:ins w:id="920" w:author="Author" w:date="2026-03-30T07:53:00Z" w16du:dateUtc="2026-03-30T05:53:00Z">
        <w:r>
          <w:t>:</w:t>
        </w:r>
      </w:ins>
      <w:r>
        <w:t xml:space="preserve"> when </w:t>
      </w:r>
      <w:del w:id="921" w:author="Author" w:date="2026-03-30T07:53:00Z" w16du:dateUtc="2026-03-30T05:53:00Z">
        <w:r>
          <w:delText xml:space="preserve">priors are (too) low and maximising winning chances when priors are (sufficiently) high. For example, </w:delText>
        </w:r>
      </w:del>
      <m:oMath>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r>
          <w:rPr>
            <w:rFonts w:ascii="Cambria Math" w:hAnsi="Cambria Math"/>
          </w:rPr>
          <m:t>0.5</m:t>
        </m:r>
      </m:oMath>
      <w:del w:id="922" w:author="Author" w:date="2026-03-30T07:53:00Z" w16du:dateUtc="2026-03-30T05:53:00Z">
        <w:r>
          <w:delText xml:space="preserve"> is larger than </w:delText>
        </w:r>
      </w:del>
      <m:oMath>
        <m:r>
          <w:del w:id="923" w:author="Author" w:date="2026-03-30T07:53:00Z" w16du:dateUtc="2026-03-30T05:53:00Z">
            <w:rPr>
              <w:rFonts w:ascii="Cambria Math" w:hAnsi="Cambria Math"/>
            </w:rPr>
            <m:t>E</m:t>
          </w:del>
        </m:r>
        <m:d>
          <m:dPr>
            <m:begChr m:val="["/>
            <m:endChr m:val="]"/>
            <m:ctrlPr>
              <w:del w:id="924" w:author="Author" w:date="2026-03-30T07:53:00Z" w16du:dateUtc="2026-03-30T05:53:00Z">
                <w:rPr>
                  <w:rFonts w:ascii="Cambria Math" w:hAnsi="Cambria Math"/>
                </w:rPr>
              </w:del>
            </m:ctrlPr>
          </m:dPr>
          <m:e>
            <m:sSub>
              <m:sSubPr>
                <m:ctrlPr>
                  <w:del w:id="925" w:author="Author" w:date="2026-03-30T07:53:00Z" w16du:dateUtc="2026-03-30T05:53:00Z">
                    <w:rPr>
                      <w:rFonts w:ascii="Cambria Math" w:hAnsi="Cambria Math"/>
                    </w:rPr>
                  </w:del>
                </m:ctrlPr>
              </m:sSubPr>
              <m:e>
                <m:r>
                  <w:del w:id="926" w:author="Author" w:date="2026-03-30T07:53:00Z" w16du:dateUtc="2026-03-30T05:53:00Z">
                    <w:rPr>
                      <w:rFonts w:ascii="Cambria Math" w:hAnsi="Cambria Math"/>
                    </w:rPr>
                    <m:t>f</m:t>
                  </w:del>
                </m:r>
              </m:e>
              <m:sub>
                <m:r>
                  <w:del w:id="927" w:author="Author" w:date="2026-03-30T07:53:00Z" w16du:dateUtc="2026-03-30T05:53:00Z">
                    <w:rPr>
                      <w:rFonts w:ascii="Cambria Math" w:hAnsi="Cambria Math"/>
                    </w:rPr>
                    <m:t>SR</m:t>
                  </w:del>
                </m:r>
              </m:sub>
            </m:sSub>
          </m:e>
        </m:d>
      </m:oMath>
      <w:ins w:id="928" w:author="Author" w:date="2026-03-30T07:53:00Z" w16du:dateUtc="2026-03-30T05:53:00Z">
        <w:r>
          <w:t>,</w:t>
        </w:r>
      </w:ins>
      <w:r>
        <w:t xml:space="preserve"> for </w:t>
      </w:r>
      <w:ins w:id="929" w:author="Author" w:date="2026-03-30T07:53:00Z" w16du:dateUtc="2026-03-30T05:53:00Z">
        <w:r>
          <w:t xml:space="preserve">instance, submitting Registered Reports for </w:t>
        </w:r>
      </w:ins>
      <w:r>
        <w:t xml:space="preserve">all hypotheses </w:t>
      </w:r>
      <w:r>
        <w:lastRenderedPageBreak/>
        <w:t xml:space="preserve">with </w:t>
      </w:r>
      <m:oMath>
        <m:r>
          <w:rPr>
            <w:rFonts w:ascii="Cambria Math" w:hAnsi="Cambria Math"/>
          </w:rPr>
          <m:t>p</m:t>
        </m:r>
        <m:r>
          <m:rPr>
            <m:sty m:val="p"/>
          </m:rPr>
          <w:rPr>
            <w:rFonts w:ascii="Cambria Math" w:hAnsi="Cambria Math"/>
          </w:rPr>
          <m:t>&lt;</m:t>
        </m:r>
        <m:r>
          <w:rPr>
            <w:rFonts w:ascii="Cambria Math" w:hAnsi="Cambria Math"/>
          </w:rPr>
          <m:t>0.5</m:t>
        </m:r>
      </m:oMath>
      <w:r>
        <w:t xml:space="preserve"> </w:t>
      </w:r>
      <w:del w:id="930" w:author="Author" w:date="2026-03-30T07:53:00Z" w16du:dateUtc="2026-03-30T05:53:00Z">
        <w:r>
          <w:delText xml:space="preserve">but smaller than </w:delText>
        </w:r>
      </w:del>
      <m:oMath>
        <m:r>
          <w:del w:id="931" w:author="Author" w:date="2026-03-30T07:53:00Z" w16du:dateUtc="2026-03-30T05:53:00Z">
            <w:rPr>
              <w:rFonts w:ascii="Cambria Math" w:hAnsi="Cambria Math"/>
            </w:rPr>
            <m:t>E</m:t>
          </w:del>
        </m:r>
        <m:d>
          <m:dPr>
            <m:begChr m:val="["/>
            <m:endChr m:val="]"/>
            <m:ctrlPr>
              <w:del w:id="932" w:author="Author" w:date="2026-03-30T07:53:00Z" w16du:dateUtc="2026-03-30T05:53:00Z">
                <w:rPr>
                  <w:rFonts w:ascii="Cambria Math" w:hAnsi="Cambria Math"/>
                </w:rPr>
              </w:del>
            </m:ctrlPr>
          </m:dPr>
          <m:e>
            <m:sSub>
              <m:sSubPr>
                <m:ctrlPr>
                  <w:del w:id="933" w:author="Author" w:date="2026-03-30T07:53:00Z" w16du:dateUtc="2026-03-30T05:53:00Z">
                    <w:rPr>
                      <w:rFonts w:ascii="Cambria Math" w:hAnsi="Cambria Math"/>
                    </w:rPr>
                  </w:del>
                </m:ctrlPr>
              </m:sSubPr>
              <m:e>
                <m:r>
                  <w:del w:id="934" w:author="Author" w:date="2026-03-30T07:53:00Z" w16du:dateUtc="2026-03-30T05:53:00Z">
                    <w:rPr>
                      <w:rFonts w:ascii="Cambria Math" w:hAnsi="Cambria Math"/>
                    </w:rPr>
                    <m:t>f</m:t>
                  </w:del>
                </m:r>
              </m:e>
              <m:sub>
                <m:r>
                  <w:del w:id="935" w:author="Author" w:date="2026-03-30T07:53:00Z" w16du:dateUtc="2026-03-30T05:53:00Z">
                    <w:rPr>
                      <w:rFonts w:ascii="Cambria Math" w:hAnsi="Cambria Math"/>
                    </w:rPr>
                    <m:t>SR</m:t>
                  </w:del>
                </m:r>
              </m:sub>
            </m:sSub>
          </m:e>
        </m:d>
      </m:oMath>
      <w:del w:id="936" w:author="Author" w:date="2026-03-30T07:53:00Z" w16du:dateUtc="2026-03-30T05:53:00Z">
        <w:r>
          <w:delText xml:space="preserve"> for all hypotheses with </w:delText>
        </w:r>
      </w:del>
      <m:oMath>
        <m:r>
          <w:del w:id="937" w:author="Author" w:date="2026-03-30T07:53:00Z" w16du:dateUtc="2026-03-30T05:53:00Z">
            <w:rPr>
              <w:rFonts w:ascii="Cambria Math" w:hAnsi="Cambria Math"/>
            </w:rPr>
            <m:t>p</m:t>
          </w:del>
        </m:r>
        <m:r>
          <w:del w:id="938" w:author="Author" w:date="2026-03-30T07:53:00Z" w16du:dateUtc="2026-03-30T05:53:00Z">
            <m:rPr>
              <m:sty m:val="p"/>
            </m:rPr>
            <w:rPr>
              <w:rFonts w:ascii="Cambria Math" w:hAnsi="Cambria Math"/>
            </w:rPr>
            <m:t>&gt;</m:t>
          </w:del>
        </m:r>
        <m:r>
          <w:del w:id="939" w:author="Author" w:date="2026-03-30T07:53:00Z" w16du:dateUtc="2026-03-30T05:53:00Z">
            <w:rPr>
              <w:rFonts w:ascii="Cambria Math" w:hAnsi="Cambria Math"/>
            </w:rPr>
            <m:t>0.5</m:t>
          </w:del>
        </m:r>
      </m:oMath>
      <w:del w:id="940" w:author="Author" w:date="2026-03-30T07:53:00Z" w16du:dateUtc="2026-03-30T05:53:00Z">
        <w:r>
          <w:delText xml:space="preserve">. In this situation, researchers who submit Registered Reports whenever </w:delText>
        </w:r>
      </w:del>
      <m:oMath>
        <m:r>
          <w:del w:id="941" w:author="Author" w:date="2026-03-30T07:53:00Z" w16du:dateUtc="2026-03-30T05:53:00Z">
            <w:rPr>
              <w:rFonts w:ascii="Cambria Math" w:hAnsi="Cambria Math"/>
            </w:rPr>
            <m:t>p</m:t>
          </w:del>
        </m:r>
        <m:r>
          <w:del w:id="942" w:author="Author" w:date="2026-03-30T07:53:00Z" w16du:dateUtc="2026-03-30T05:53:00Z">
            <m:rPr>
              <m:sty m:val="p"/>
            </m:rPr>
            <w:rPr>
              <w:rFonts w:ascii="Cambria Math" w:hAnsi="Cambria Math"/>
            </w:rPr>
            <m:t>&lt;</m:t>
          </w:del>
        </m:r>
        <m:r>
          <w:del w:id="943" w:author="Author" w:date="2026-03-30T07:53:00Z" w16du:dateUtc="2026-03-30T05:53:00Z">
            <w:rPr>
              <w:rFonts w:ascii="Cambria Math" w:hAnsi="Cambria Math"/>
            </w:rPr>
            <m:t>0.5</m:t>
          </w:del>
        </m:r>
      </m:oMath>
      <w:del w:id="944" w:author="Author" w:date="2026-03-30T07:53:00Z" w16du:dateUtc="2026-03-30T05:53:00Z">
        <w:r>
          <w:delText xml:space="preserve"> and standard reports whenever </w:delText>
        </w:r>
      </w:del>
      <m:oMath>
        <m:r>
          <w:del w:id="945" w:author="Author" w:date="2026-03-30T07:53:00Z" w16du:dateUtc="2026-03-30T05:53:00Z">
            <w:rPr>
              <w:rFonts w:ascii="Cambria Math" w:hAnsi="Cambria Math"/>
            </w:rPr>
            <m:t>p</m:t>
          </w:del>
        </m:r>
        <m:r>
          <w:del w:id="946" w:author="Author" w:date="2026-03-30T07:53:00Z" w16du:dateUtc="2026-03-30T05:53:00Z">
            <m:rPr>
              <m:sty m:val="p"/>
            </m:rPr>
            <w:rPr>
              <w:rFonts w:ascii="Cambria Math" w:hAnsi="Cambria Math"/>
            </w:rPr>
            <m:t>&gt;</m:t>
          </w:del>
        </m:r>
        <m:r>
          <w:del w:id="947" w:author="Author" w:date="2026-03-30T07:53:00Z" w16du:dateUtc="2026-03-30T05:53:00Z">
            <w:rPr>
              <w:rFonts w:ascii="Cambria Math" w:hAnsi="Cambria Math"/>
            </w:rPr>
            <m:t>0.5</m:t>
          </w:del>
        </m:r>
      </m:oMath>
      <w:del w:id="948" w:author="Author" w:date="2026-03-30T07:53:00Z" w16du:dateUtc="2026-03-30T05:53:00Z">
        <w:r>
          <w:delText xml:space="preserve"> protect themselves</w:delText>
        </w:r>
      </w:del>
      <w:ins w:id="949" w:author="Author" w:date="2026-03-30T07:53:00Z" w16du:dateUtc="2026-03-30T05:53:00Z">
        <w:r>
          <w:t>protects</w:t>
        </w:r>
      </w:ins>
      <w:r>
        <w:t xml:space="preserve"> against losing a bad bet</w:t>
      </w:r>
      <w:del w:id="950" w:author="Author" w:date="2026-03-30T07:53:00Z" w16du:dateUtc="2026-03-30T05:53:00Z">
        <w:r>
          <w:delText xml:space="preserve"> by instead taking the fixed payoff </w:delText>
        </w:r>
      </w:del>
      <m:oMath>
        <m:sSub>
          <m:sSubPr>
            <m:ctrlPr>
              <w:del w:id="951" w:author="Author" w:date="2026-03-30T07:53:00Z" w16du:dateUtc="2026-03-30T05:53:00Z">
                <w:rPr>
                  <w:rFonts w:ascii="Cambria Math" w:hAnsi="Cambria Math"/>
                </w:rPr>
              </w:del>
            </m:ctrlPr>
          </m:sSubPr>
          <m:e>
            <m:r>
              <w:del w:id="952" w:author="Author" w:date="2026-03-30T07:53:00Z" w16du:dateUtc="2026-03-30T05:53:00Z">
                <w:rPr>
                  <w:rFonts w:ascii="Cambria Math" w:hAnsi="Cambria Math"/>
                </w:rPr>
                <m:t>b</m:t>
              </w:del>
            </m:r>
          </m:e>
          <m:sub>
            <m:r>
              <w:del w:id="953" w:author="Author" w:date="2026-03-30T07:53:00Z" w16du:dateUtc="2026-03-30T05:53:00Z">
                <w:rPr>
                  <w:rFonts w:ascii="Cambria Math" w:hAnsi="Cambria Math"/>
                </w:rPr>
                <m:t>R</m:t>
              </w:del>
            </m:r>
          </m:sub>
        </m:sSub>
        <m:r>
          <w:del w:id="954" w:author="Author" w:date="2026-03-30T07:53:00Z" w16du:dateUtc="2026-03-30T05:53:00Z">
            <m:rPr>
              <m:sty m:val="p"/>
            </m:rPr>
            <w:rPr>
              <w:rFonts w:ascii="Cambria Math" w:hAnsi="Cambria Math"/>
            </w:rPr>
            <m:t>=</m:t>
          </w:del>
        </m:r>
        <m:r>
          <w:del w:id="955" w:author="Author" w:date="2026-03-30T07:53:00Z" w16du:dateUtc="2026-03-30T05:53:00Z">
            <w:rPr>
              <w:rFonts w:ascii="Cambria Math" w:hAnsi="Cambria Math"/>
            </w:rPr>
            <m:t>0.5</m:t>
          </w:del>
        </m:r>
      </m:oMath>
      <w:del w:id="956" w:author="Author" w:date="2026-03-30T07:53:00Z" w16du:dateUtc="2026-03-30T05:53:00Z">
        <w:r>
          <w:delText xml:space="preserve">, but always play a good bet and thus maximise their chances of winning </w:delText>
        </w:r>
      </w:del>
      <m:oMath>
        <m:sSub>
          <m:sSubPr>
            <m:ctrlPr>
              <w:del w:id="957" w:author="Author" w:date="2026-03-30T07:53:00Z" w16du:dateUtc="2026-03-30T05:53:00Z">
                <w:rPr>
                  <w:rFonts w:ascii="Cambria Math" w:hAnsi="Cambria Math"/>
                </w:rPr>
              </w:del>
            </m:ctrlPr>
          </m:sSubPr>
          <m:e>
            <m:r>
              <w:del w:id="958" w:author="Author" w:date="2026-03-30T07:53:00Z" w16du:dateUtc="2026-03-30T05:53:00Z">
                <w:rPr>
                  <w:rFonts w:ascii="Cambria Math" w:hAnsi="Cambria Math"/>
                </w:rPr>
                <m:t>b</m:t>
              </w:del>
            </m:r>
          </m:e>
          <m:sub>
            <m:r>
              <w:del w:id="959" w:author="Author" w:date="2026-03-30T07:53:00Z" w16du:dateUtc="2026-03-30T05:53:00Z">
                <w:rPr>
                  <w:rFonts w:ascii="Cambria Math" w:hAnsi="Cambria Math"/>
                </w:rPr>
                <m:t>pos</m:t>
              </w:del>
            </m:r>
          </m:sub>
        </m:sSub>
        <m:r>
          <w:del w:id="960" w:author="Author" w:date="2026-03-30T07:53:00Z" w16du:dateUtc="2026-03-30T05:53:00Z">
            <m:rPr>
              <m:sty m:val="p"/>
            </m:rPr>
            <w:rPr>
              <w:rFonts w:ascii="Cambria Math" w:hAnsi="Cambria Math"/>
            </w:rPr>
            <m:t>=</m:t>
          </w:del>
        </m:r>
        <m:r>
          <w:del w:id="961" w:author="Author" w:date="2026-03-30T07:53:00Z" w16du:dateUtc="2026-03-30T05:53:00Z">
            <w:rPr>
              <w:rFonts w:ascii="Cambria Math" w:hAnsi="Cambria Math"/>
            </w:rPr>
            <m:t>1</m:t>
          </w:del>
        </m:r>
      </m:oMath>
      <w:del w:id="962" w:author="Author" w:date="2026-03-30T07:53:00Z" w16du:dateUtc="2026-03-30T05:53:00Z">
        <w:r>
          <w:delText>.</w:delText>
        </w:r>
      </w:del>
      <w:ins w:id="963" w:author="Author" w:date="2026-03-30T07:53:00Z" w16du:dateUtc="2026-03-30T05:53:00Z">
        <w:r>
          <w:t xml:space="preserve">, while gambling on standard reports for hypotheses with </w:t>
        </w:r>
      </w:ins>
      <m:oMath>
        <m:r>
          <w:ins w:id="964" w:author="Author" w:date="2026-03-30T07:53:00Z" w16du:dateUtc="2026-03-30T05:53:00Z">
            <w:rPr>
              <w:rFonts w:ascii="Cambria Math" w:hAnsi="Cambria Math"/>
            </w:rPr>
            <m:t>p</m:t>
          </w:ins>
        </m:r>
        <m:r>
          <w:ins w:id="965" w:author="Author" w:date="2026-03-30T07:53:00Z" w16du:dateUtc="2026-03-30T05:53:00Z">
            <m:rPr>
              <m:sty m:val="p"/>
            </m:rPr>
            <w:rPr>
              <w:rFonts w:ascii="Cambria Math" w:hAnsi="Cambria Math"/>
            </w:rPr>
            <m:t>&gt;</m:t>
          </w:ins>
        </m:r>
        <m:r>
          <w:ins w:id="966" w:author="Author" w:date="2026-03-30T07:53:00Z" w16du:dateUtc="2026-03-30T05:53:00Z">
            <w:rPr>
              <w:rFonts w:ascii="Cambria Math" w:hAnsi="Cambria Math"/>
            </w:rPr>
            <m:t>0.5</m:t>
          </w:ins>
        </m:r>
      </m:oMath>
      <w:ins w:id="967" w:author="Author" w:date="2026-03-30T07:53:00Z" w16du:dateUtc="2026-03-30T05:53:00Z">
        <w:r>
          <w:t xml:space="preserve"> maximises winning chances.</w:t>
        </w:r>
      </w:ins>
      <w:r>
        <w:t xml:space="preserve"> Every alternative is inferior </w:t>
      </w:r>
      <w:del w:id="968" w:author="Author" w:date="2026-03-30T07:53:00Z" w16du:dateUtc="2026-03-30T05:53:00Z">
        <w:r>
          <w:delText xml:space="preserve">in the long run </w:delText>
        </w:r>
      </w:del>
      <w:r>
        <w:t xml:space="preserve">because researchers with </w:t>
      </w:r>
      <m:oMath>
        <m:r>
          <w:rPr>
            <w:rFonts w:ascii="Cambria Math" w:hAnsi="Cambria Math"/>
          </w:rPr>
          <m:t>s</m:t>
        </m:r>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t>
      </w:r>
      <w:del w:id="969" w:author="Author" w:date="2026-03-30T07:53:00Z" w16du:dateUtc="2026-03-30T05:53:00Z">
        <w:r>
          <w:delText>lose out on increased chances of publishing a standard report</w:delText>
        </w:r>
      </w:del>
      <w:ins w:id="970" w:author="Author" w:date="2026-03-30T07:53:00Z" w16du:dateUtc="2026-03-30T05:53:00Z">
        <w:r>
          <w:t>forgo winnable gambles</w:t>
        </w:r>
      </w:ins>
      <w:r>
        <w:t xml:space="preserve"> and researchers with </w:t>
      </w:r>
      <m:oMath>
        <m:r>
          <w:rPr>
            <w:rFonts w:ascii="Cambria Math" w:hAnsi="Cambria Math"/>
          </w:rPr>
          <m:t>s</m:t>
        </m:r>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take unnecessary risks</w:t>
      </w:r>
      <w:del w:id="971" w:author="Author" w:date="2026-03-30T07:53:00Z" w16du:dateUtc="2026-03-30T05:53:00Z">
        <w:r>
          <w:delText xml:space="preserve"> and go empty-handed too often</w:delText>
        </w:r>
      </w:del>
      <w:r>
        <w:t>.</w:t>
      </w:r>
    </w:p>
    <w:p w14:paraId="63F8B7A3" w14:textId="77777777" w:rsidR="00251F6B" w:rsidRDefault="00000000">
      <w:pPr>
        <w:pStyle w:val="CaptionedFigure"/>
        <w:framePr w:wrap="notBeside"/>
        <w:rPr>
          <w:del w:id="972" w:author="Author" w:date="2026-03-30T07:53:00Z" w16du:dateUtc="2026-03-30T05:53:00Z"/>
        </w:rPr>
      </w:pPr>
      <w:del w:id="973" w:author="Author" w:date="2026-03-30T07:53:00Z" w16du:dateUtc="2026-03-30T05:53:00Z">
        <w:r>
          <w:rPr>
            <w:noProof/>
          </w:rPr>
          <w:lastRenderedPageBreak/>
          <w:drawing>
            <wp:inline distT="0" distB="0" distL="0" distR="0">
              <wp:extent cx="3784490" cy="3063697"/>
              <wp:effectExtent l="0" t="0" r="0" b="0"/>
              <wp:docPr id="56" name="Picture" descr="Figure 4: Effect of fitness functions on evolved publication strategies. Shown are median publication strategies in the final (250^{th}) generations of 50 runs for different values of b_{R} (x-axis) and different fitness functions (characterised by exponent \epsilon), with one research cycle per generation (m = 1), no survival threshold (\delta = 0) and no competition (\gamma = 1). Fitness functions with \epsilon = 0.2 and \epsilon = 0.5 (blue lines) are concave with diminishing returns, functions with \epsilon = 2 and \epsilon = 5 (red lines) are convex with increasing returns, and the function with \epsilon = 1 (grey line) is linear. Small dots represent median s of the final generation in each run, large dots represent the median of these 50 run medians per condition. Error bars represent the 95\% capture probability around the median of medians."/>
              <wp:cNvGraphicFramePr/>
              <a:graphic xmlns:a="http://schemas.openxmlformats.org/drawingml/2006/main">
                <a:graphicData uri="http://schemas.openxmlformats.org/drawingml/2006/picture">
                  <pic:pic xmlns:pic="http://schemas.openxmlformats.org/drawingml/2006/picture">
                    <pic:nvPicPr>
                      <pic:cNvPr id="57" name="Picture" descr="../plots/plot_epsilon_line_evo2.png"/>
                      <pic:cNvPicPr>
                        <a:picLocks noChangeAspect="1" noChangeArrowheads="1"/>
                      </pic:cNvPicPr>
                    </pic:nvPicPr>
                    <pic:blipFill>
                      <a:blip r:embed="rId11"/>
                      <a:stretch>
                        <a:fillRect/>
                      </a:stretch>
                    </pic:blipFill>
                    <pic:spPr bwMode="auto">
                      <a:xfrm>
                        <a:off x="0" y="0"/>
                        <a:ext cx="3784490" cy="3063697"/>
                      </a:xfrm>
                      <a:prstGeom prst="rect">
                        <a:avLst/>
                      </a:prstGeom>
                      <a:noFill/>
                      <a:ln w="9525">
                        <a:noFill/>
                        <a:headEnd/>
                        <a:tailEnd/>
                      </a:ln>
                    </pic:spPr>
                  </pic:pic>
                </a:graphicData>
              </a:graphic>
            </wp:inline>
          </w:drawing>
        </w:r>
      </w:del>
    </w:p>
    <w:p w14:paraId="03520F83" w14:textId="77777777" w:rsidR="00167C5D" w:rsidRDefault="00000000">
      <w:pPr>
        <w:pStyle w:val="CaptionedFigure"/>
        <w:framePr w:wrap="notBeside"/>
        <w:rPr>
          <w:ins w:id="974" w:author="Author" w:date="2026-03-30T07:53:00Z" w16du:dateUtc="2026-03-30T05:53:00Z"/>
        </w:rPr>
      </w:pPr>
      <w:ins w:id="975" w:author="Author" w:date="2026-03-30T07:53:00Z" w16du:dateUtc="2026-03-30T05:53:00Z">
        <w:r>
          <w:rPr>
            <w:noProof/>
          </w:rPr>
          <w:drawing>
            <wp:inline distT="0" distB="0" distL="0" distR="0" wp14:anchorId="5153F575" wp14:editId="1CFC642B">
              <wp:extent cx="3784490" cy="3063697"/>
              <wp:effectExtent l="0" t="0" r="0" b="0"/>
              <wp:docPr id="55" name="Picture" descr="Figure 4: Effect of fitness functions on evolved publication strategies. Median publication strategies after 250 generations (50 runs) for different values of b_{R} and fitness functions (\epsilon), with m = 1, \delta = 0, \gamma = 1. Blue lines: concave (diminishing returns, \epsilon = 0.2 and 0.5); red lines: convex (increasing returns, \epsilon = 2 and 5); grey: linear (\epsilon = 1). Large dots: median of 50 run medians; error bars: 95\% capture probability around median of medians."/>
              <wp:cNvGraphicFramePr/>
              <a:graphic xmlns:a="http://schemas.openxmlformats.org/drawingml/2006/main">
                <a:graphicData uri="http://schemas.openxmlformats.org/drawingml/2006/picture">
                  <pic:pic xmlns:pic="http://schemas.openxmlformats.org/drawingml/2006/picture">
                    <pic:nvPicPr>
                      <pic:cNvPr id="56" name="Picture" descr="../plots/plot_epsilon_line_evo2.png"/>
                      <pic:cNvPicPr>
                        <a:picLocks noChangeAspect="1" noChangeArrowheads="1"/>
                      </pic:cNvPicPr>
                    </pic:nvPicPr>
                    <pic:blipFill>
                      <a:blip r:embed="rId11"/>
                      <a:stretch>
                        <a:fillRect/>
                      </a:stretch>
                    </pic:blipFill>
                    <pic:spPr bwMode="auto">
                      <a:xfrm>
                        <a:off x="0" y="0"/>
                        <a:ext cx="3784490" cy="3063697"/>
                      </a:xfrm>
                      <a:prstGeom prst="rect">
                        <a:avLst/>
                      </a:prstGeom>
                      <a:noFill/>
                      <a:ln w="9525">
                        <a:noFill/>
                        <a:headEnd/>
                        <a:tailEnd/>
                      </a:ln>
                    </pic:spPr>
                  </pic:pic>
                </a:graphicData>
              </a:graphic>
            </wp:inline>
          </w:drawing>
        </w:r>
      </w:ins>
    </w:p>
    <w:p w14:paraId="7E29BCBF" w14:textId="77777777" w:rsidR="00167C5D" w:rsidRDefault="00000000">
      <w:pPr>
        <w:pStyle w:val="ImageCaption"/>
      </w:pPr>
      <w:bookmarkStart w:id="976" w:name="fig:epsilonplot"/>
      <w:bookmarkEnd w:id="976"/>
      <w:r>
        <w:rPr>
          <w:i/>
          <w:iCs/>
        </w:rPr>
        <w:t>Figure</w:t>
      </w:r>
      <w:r>
        <w:t xml:space="preserve"> 4. Effect of fitness functions on evolved publication strategies. </w:t>
      </w:r>
      <w:del w:id="977" w:author="Author" w:date="2026-03-30T07:53:00Z" w16du:dateUtc="2026-03-30T05:53:00Z">
        <w:r>
          <w:delText xml:space="preserve">Shown are median </w:delText>
        </w:r>
      </w:del>
      <w:ins w:id="978" w:author="Author" w:date="2026-03-30T07:53:00Z" w16du:dateUtc="2026-03-30T05:53:00Z">
        <w:r>
          <w:t xml:space="preserve">Median </w:t>
        </w:r>
      </w:ins>
      <w:r>
        <w:t xml:space="preserve">publication strategies </w:t>
      </w:r>
      <w:del w:id="979" w:author="Author" w:date="2026-03-30T07:53:00Z" w16du:dateUtc="2026-03-30T05:53:00Z">
        <w:r>
          <w:delText>in the final (</w:delText>
        </w:r>
      </w:del>
      <m:oMath>
        <m:sSup>
          <m:sSupPr>
            <m:ctrlPr>
              <w:del w:id="980" w:author="Author" w:date="2026-03-30T07:53:00Z" w16du:dateUtc="2026-03-30T05:53:00Z">
                <w:rPr>
                  <w:rFonts w:ascii="Cambria Math" w:hAnsi="Cambria Math"/>
                </w:rPr>
              </w:del>
            </m:ctrlPr>
          </m:sSupPr>
          <m:e>
            <m:r>
              <w:del w:id="981" w:author="Author" w:date="2026-03-30T07:53:00Z" w16du:dateUtc="2026-03-30T05:53:00Z">
                <w:rPr>
                  <w:rFonts w:ascii="Cambria Math" w:hAnsi="Cambria Math"/>
                </w:rPr>
                <m:t>250</m:t>
              </w:del>
            </m:r>
          </m:e>
          <m:sup>
            <m:r>
              <w:del w:id="982" w:author="Author" w:date="2026-03-30T07:53:00Z" w16du:dateUtc="2026-03-30T05:53:00Z">
                <w:rPr>
                  <w:rFonts w:ascii="Cambria Math" w:hAnsi="Cambria Math"/>
                </w:rPr>
                <m:t>th</m:t>
              </w:del>
            </m:r>
          </m:sup>
        </m:sSup>
      </m:oMath>
      <w:del w:id="983" w:author="Author" w:date="2026-03-30T07:53:00Z" w16du:dateUtc="2026-03-30T05:53:00Z">
        <w:r>
          <w:delText>)</w:delText>
        </w:r>
      </w:del>
      <w:ins w:id="984" w:author="Author" w:date="2026-03-30T07:53:00Z" w16du:dateUtc="2026-03-30T05:53:00Z">
        <w:r>
          <w:t>after 250</w:t>
        </w:r>
      </w:ins>
      <w:r>
        <w:t xml:space="preserve"> generations </w:t>
      </w:r>
      <w:del w:id="985" w:author="Author" w:date="2026-03-30T07:53:00Z" w16du:dateUtc="2026-03-30T05:53:00Z">
        <w:r>
          <w:delText xml:space="preserve">of </w:delText>
        </w:r>
      </w:del>
      <w:ins w:id="986" w:author="Author" w:date="2026-03-30T07:53:00Z" w16du:dateUtc="2026-03-30T05:53:00Z">
        <w:r>
          <w:t>(</w:t>
        </w:r>
      </w:ins>
      <w:r>
        <w:t>50 runs</w:t>
      </w:r>
      <w:ins w:id="987" w:author="Author" w:date="2026-03-30T07:53:00Z" w16du:dateUtc="2026-03-30T05:53:00Z">
        <w:r>
          <w:t>)</w:t>
        </w:r>
      </w:ins>
      <w:r>
        <w:t xml:space="preserve"> for different values of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t>
      </w:r>
      <w:del w:id="988" w:author="Author" w:date="2026-03-30T07:53:00Z" w16du:dateUtc="2026-03-30T05:53:00Z">
        <w:r>
          <w:delText xml:space="preserve">(x-axis) </w:delText>
        </w:r>
      </w:del>
      <w:r>
        <w:t xml:space="preserve">and </w:t>
      </w:r>
      <w:del w:id="989" w:author="Author" w:date="2026-03-30T07:53:00Z" w16du:dateUtc="2026-03-30T05:53:00Z">
        <w:r>
          <w:delText xml:space="preserve">different </w:delText>
        </w:r>
      </w:del>
      <w:r>
        <w:t>fitness functions (</w:t>
      </w:r>
      <w:del w:id="990" w:author="Author" w:date="2026-03-30T07:53:00Z" w16du:dateUtc="2026-03-30T05:53:00Z">
        <w:r>
          <w:delText xml:space="preserve">characterised by exponent </w:delText>
        </w:r>
      </w:del>
      <m:oMath>
        <m:r>
          <w:rPr>
            <w:rFonts w:ascii="Cambria Math" w:hAnsi="Cambria Math"/>
          </w:rPr>
          <m:t>ϵ</m:t>
        </m:r>
      </m:oMath>
      <w:r>
        <w:t xml:space="preserve">), with </w:t>
      </w:r>
      <w:del w:id="991" w:author="Author" w:date="2026-03-30T07:53:00Z" w16du:dateUtc="2026-03-30T05:53:00Z">
        <w:r>
          <w:delText xml:space="preserve">one research cycle </w:delText>
        </w:r>
        <w:r>
          <w:lastRenderedPageBreak/>
          <w:delText>per generation (</w:delText>
        </w:r>
      </w:del>
      <m:oMath>
        <m:r>
          <w:rPr>
            <w:rFonts w:ascii="Cambria Math" w:hAnsi="Cambria Math"/>
          </w:rPr>
          <m:t>m</m:t>
        </m:r>
        <m:r>
          <m:rPr>
            <m:sty m:val="p"/>
          </m:rPr>
          <w:rPr>
            <w:rFonts w:ascii="Cambria Math" w:hAnsi="Cambria Math"/>
          </w:rPr>
          <m:t>=</m:t>
        </m:r>
        <m:r>
          <w:rPr>
            <w:rFonts w:ascii="Cambria Math" w:hAnsi="Cambria Math"/>
          </w:rPr>
          <m:t>1</m:t>
        </m:r>
      </m:oMath>
      <w:del w:id="992" w:author="Author" w:date="2026-03-30T07:53:00Z" w16du:dateUtc="2026-03-30T05:53:00Z">
        <w:r>
          <w:delText>), no survival threshold (</w:delText>
        </w:r>
      </w:del>
      <w:ins w:id="993" w:author="Author" w:date="2026-03-30T07:53:00Z" w16du:dateUtc="2026-03-30T05:53:00Z">
        <w:r>
          <w:t xml:space="preserve">, </w:t>
        </w:r>
      </w:ins>
      <m:oMath>
        <m:r>
          <w:rPr>
            <w:rFonts w:ascii="Cambria Math" w:hAnsi="Cambria Math"/>
          </w:rPr>
          <m:t>δ</m:t>
        </m:r>
        <m:r>
          <m:rPr>
            <m:sty m:val="p"/>
          </m:rPr>
          <w:rPr>
            <w:rFonts w:ascii="Cambria Math" w:hAnsi="Cambria Math"/>
          </w:rPr>
          <m:t>=</m:t>
        </m:r>
        <m:r>
          <w:rPr>
            <w:rFonts w:ascii="Cambria Math" w:hAnsi="Cambria Math"/>
          </w:rPr>
          <m:t>0</m:t>
        </m:r>
      </m:oMath>
      <w:del w:id="994" w:author="Author" w:date="2026-03-30T07:53:00Z" w16du:dateUtc="2026-03-30T05:53:00Z">
        <w:r>
          <w:delText>) and no competition (</w:delText>
        </w:r>
      </w:del>
      <w:ins w:id="995" w:author="Author" w:date="2026-03-30T07:53:00Z" w16du:dateUtc="2026-03-30T05:53:00Z">
        <w:r>
          <w:t xml:space="preserve">, </w:t>
        </w:r>
      </w:ins>
      <m:oMath>
        <m:r>
          <w:rPr>
            <w:rFonts w:ascii="Cambria Math" w:hAnsi="Cambria Math"/>
          </w:rPr>
          <m:t>γ</m:t>
        </m:r>
        <m:r>
          <m:rPr>
            <m:sty m:val="p"/>
          </m:rPr>
          <w:rPr>
            <w:rFonts w:ascii="Cambria Math" w:hAnsi="Cambria Math"/>
          </w:rPr>
          <m:t>=</m:t>
        </m:r>
        <m:r>
          <w:rPr>
            <w:rFonts w:ascii="Cambria Math" w:hAnsi="Cambria Math"/>
          </w:rPr>
          <m:t>1</m:t>
        </m:r>
      </m:oMath>
      <w:del w:id="996" w:author="Author" w:date="2026-03-30T07:53:00Z" w16du:dateUtc="2026-03-30T05:53:00Z">
        <w:r>
          <w:delText xml:space="preserve">). Fitness functions with </w:delText>
        </w:r>
      </w:del>
      <m:oMath>
        <m:r>
          <w:del w:id="997" w:author="Author" w:date="2026-03-30T07:53:00Z" w16du:dateUtc="2026-03-30T05:53:00Z">
            <w:rPr>
              <w:rFonts w:ascii="Cambria Math" w:hAnsi="Cambria Math"/>
            </w:rPr>
            <m:t>ϵ</m:t>
          </w:del>
        </m:r>
        <m:r>
          <w:del w:id="998" w:author="Author" w:date="2026-03-30T07:53:00Z" w16du:dateUtc="2026-03-30T05:53:00Z">
            <m:rPr>
              <m:sty m:val="p"/>
            </m:rPr>
            <w:rPr>
              <w:rFonts w:ascii="Cambria Math" w:hAnsi="Cambria Math"/>
            </w:rPr>
            <m:t>=</m:t>
          </w:del>
        </m:r>
        <m:r>
          <w:del w:id="999" w:author="Author" w:date="2026-03-30T07:53:00Z" w16du:dateUtc="2026-03-30T05:53:00Z">
            <w:rPr>
              <w:rFonts w:ascii="Cambria Math" w:hAnsi="Cambria Math"/>
            </w:rPr>
            <m:t>0.2</m:t>
          </w:del>
        </m:r>
      </m:oMath>
      <w:del w:id="1000" w:author="Author" w:date="2026-03-30T07:53:00Z" w16du:dateUtc="2026-03-30T05:53:00Z">
        <w:r>
          <w:delText xml:space="preserve"> and </w:delText>
        </w:r>
      </w:del>
      <m:oMath>
        <m:r>
          <w:del w:id="1001" w:author="Author" w:date="2026-03-30T07:53:00Z" w16du:dateUtc="2026-03-30T05:53:00Z">
            <w:rPr>
              <w:rFonts w:ascii="Cambria Math" w:hAnsi="Cambria Math"/>
            </w:rPr>
            <m:t>ϵ</m:t>
          </w:del>
        </m:r>
        <m:r>
          <w:del w:id="1002" w:author="Author" w:date="2026-03-30T07:53:00Z" w16du:dateUtc="2026-03-30T05:53:00Z">
            <m:rPr>
              <m:sty m:val="p"/>
            </m:rPr>
            <w:rPr>
              <w:rFonts w:ascii="Cambria Math" w:hAnsi="Cambria Math"/>
            </w:rPr>
            <m:t>=</m:t>
          </w:del>
        </m:r>
        <m:r>
          <w:del w:id="1003" w:author="Author" w:date="2026-03-30T07:53:00Z" w16du:dateUtc="2026-03-30T05:53:00Z">
            <w:rPr>
              <w:rFonts w:ascii="Cambria Math" w:hAnsi="Cambria Math"/>
            </w:rPr>
            <m:t>0.5</m:t>
          </w:del>
        </m:r>
      </m:oMath>
      <w:del w:id="1004" w:author="Author" w:date="2026-03-30T07:53:00Z" w16du:dateUtc="2026-03-30T05:53:00Z">
        <w:r>
          <w:delText xml:space="preserve"> (blue</w:delText>
        </w:r>
      </w:del>
      <w:ins w:id="1005" w:author="Author" w:date="2026-03-30T07:53:00Z" w16du:dateUtc="2026-03-30T05:53:00Z">
        <w:r>
          <w:t>. Blue</w:t>
        </w:r>
      </w:ins>
      <w:r>
        <w:t xml:space="preserve"> lines</w:t>
      </w:r>
      <w:del w:id="1006" w:author="Author" w:date="2026-03-30T07:53:00Z" w16du:dateUtc="2026-03-30T05:53:00Z">
        <w:r>
          <w:delText>) are</w:delText>
        </w:r>
      </w:del>
      <w:ins w:id="1007" w:author="Author" w:date="2026-03-30T07:53:00Z" w16du:dateUtc="2026-03-30T05:53:00Z">
        <w:r>
          <w:t>:</w:t>
        </w:r>
      </w:ins>
      <w:r>
        <w:t xml:space="preserve"> concave </w:t>
      </w:r>
      <w:del w:id="1008" w:author="Author" w:date="2026-03-30T07:53:00Z" w16du:dateUtc="2026-03-30T05:53:00Z">
        <w:r>
          <w:delText xml:space="preserve">with </w:delText>
        </w:r>
      </w:del>
      <w:ins w:id="1009" w:author="Author" w:date="2026-03-30T07:53:00Z" w16du:dateUtc="2026-03-30T05:53:00Z">
        <w:r>
          <w:t>(</w:t>
        </w:r>
      </w:ins>
      <w:r>
        <w:t xml:space="preserve">diminishing returns, </w:t>
      </w:r>
      <w:del w:id="1010" w:author="Author" w:date="2026-03-30T07:53:00Z" w16du:dateUtc="2026-03-30T05:53:00Z">
        <w:r>
          <w:delText xml:space="preserve">functions with </w:delText>
        </w:r>
      </w:del>
      <m:oMath>
        <m:r>
          <w:rPr>
            <w:rFonts w:ascii="Cambria Math" w:hAnsi="Cambria Math"/>
          </w:rPr>
          <m:t>ϵ</m:t>
        </m:r>
        <m:r>
          <m:rPr>
            <m:sty m:val="p"/>
          </m:rPr>
          <w:rPr>
            <w:rFonts w:ascii="Cambria Math" w:hAnsi="Cambria Math"/>
          </w:rPr>
          <m:t>=</m:t>
        </m:r>
        <m:r>
          <w:ins w:id="1011" w:author="Author" w:date="2026-03-30T07:53:00Z" w16du:dateUtc="2026-03-30T05:53:00Z">
            <w:rPr>
              <w:rFonts w:ascii="Cambria Math" w:hAnsi="Cambria Math"/>
            </w:rPr>
            <m:t>0.</m:t>
          </w:ins>
        </m:r>
        <m:r>
          <w:rPr>
            <w:rFonts w:ascii="Cambria Math" w:hAnsi="Cambria Math"/>
          </w:rPr>
          <m:t>2</m:t>
        </m:r>
      </m:oMath>
      <w:r>
        <w:t xml:space="preserve"> and </w:t>
      </w:r>
      <m:oMath>
        <m:r>
          <w:del w:id="1012" w:author="Author" w:date="2026-03-30T07:53:00Z" w16du:dateUtc="2026-03-30T05:53:00Z">
            <w:rPr>
              <w:rFonts w:ascii="Cambria Math" w:hAnsi="Cambria Math"/>
            </w:rPr>
            <m:t>ϵ</m:t>
          </w:del>
        </m:r>
        <m:r>
          <w:del w:id="1013" w:author="Author" w:date="2026-03-30T07:53:00Z" w16du:dateUtc="2026-03-30T05:53:00Z">
            <m:rPr>
              <m:sty m:val="p"/>
            </m:rPr>
            <w:rPr>
              <w:rFonts w:ascii="Cambria Math" w:hAnsi="Cambria Math"/>
            </w:rPr>
            <m:t>=</m:t>
          </w:del>
        </m:r>
        <m:r>
          <w:ins w:id="1014" w:author="Author" w:date="2026-03-30T07:53:00Z" w16du:dateUtc="2026-03-30T05:53:00Z">
            <w:rPr>
              <w:rFonts w:ascii="Cambria Math" w:hAnsi="Cambria Math"/>
            </w:rPr>
            <m:t>0.</m:t>
          </w:ins>
        </m:r>
        <m:r>
          <w:rPr>
            <w:rFonts w:ascii="Cambria Math" w:hAnsi="Cambria Math"/>
          </w:rPr>
          <m:t>5</m:t>
        </m:r>
      </m:oMath>
      <w:del w:id="1015" w:author="Author" w:date="2026-03-30T07:53:00Z" w16du:dateUtc="2026-03-30T05:53:00Z">
        <w:r>
          <w:delText xml:space="preserve"> (</w:delText>
        </w:r>
      </w:del>
      <w:ins w:id="1016" w:author="Author" w:date="2026-03-30T07:53:00Z" w16du:dateUtc="2026-03-30T05:53:00Z">
        <w:r>
          <w:t xml:space="preserve">); </w:t>
        </w:r>
      </w:ins>
      <w:r>
        <w:t>red lines</w:t>
      </w:r>
      <w:del w:id="1017" w:author="Author" w:date="2026-03-30T07:53:00Z" w16du:dateUtc="2026-03-30T05:53:00Z">
        <w:r>
          <w:delText>) are</w:delText>
        </w:r>
      </w:del>
      <w:ins w:id="1018" w:author="Author" w:date="2026-03-30T07:53:00Z" w16du:dateUtc="2026-03-30T05:53:00Z">
        <w:r>
          <w:t>:</w:t>
        </w:r>
      </w:ins>
      <w:r>
        <w:t xml:space="preserve"> convex </w:t>
      </w:r>
      <w:del w:id="1019" w:author="Author" w:date="2026-03-30T07:53:00Z" w16du:dateUtc="2026-03-30T05:53:00Z">
        <w:r>
          <w:delText xml:space="preserve">with </w:delText>
        </w:r>
      </w:del>
      <w:ins w:id="1020" w:author="Author" w:date="2026-03-30T07:53:00Z" w16du:dateUtc="2026-03-30T05:53:00Z">
        <w:r>
          <w:t>(</w:t>
        </w:r>
      </w:ins>
      <w:r>
        <w:t xml:space="preserve">increasing returns, </w:t>
      </w:r>
      <m:oMath>
        <m:r>
          <w:ins w:id="1021" w:author="Author" w:date="2026-03-30T07:53:00Z" w16du:dateUtc="2026-03-30T05:53:00Z">
            <w:rPr>
              <w:rFonts w:ascii="Cambria Math" w:hAnsi="Cambria Math"/>
            </w:rPr>
            <m:t>ϵ</m:t>
          </w:ins>
        </m:r>
        <m:r>
          <w:ins w:id="1022" w:author="Author" w:date="2026-03-30T07:53:00Z" w16du:dateUtc="2026-03-30T05:53:00Z">
            <m:rPr>
              <m:sty m:val="p"/>
            </m:rPr>
            <w:rPr>
              <w:rFonts w:ascii="Cambria Math" w:hAnsi="Cambria Math"/>
            </w:rPr>
            <m:t>=</m:t>
          </w:ins>
        </m:r>
        <m:r>
          <w:ins w:id="1023" w:author="Author" w:date="2026-03-30T07:53:00Z" w16du:dateUtc="2026-03-30T05:53:00Z">
            <w:rPr>
              <w:rFonts w:ascii="Cambria Math" w:hAnsi="Cambria Math"/>
            </w:rPr>
            <m:t>2</m:t>
          </w:ins>
        </m:r>
      </m:oMath>
      <w:ins w:id="1024" w:author="Author" w:date="2026-03-30T07:53:00Z" w16du:dateUtc="2026-03-30T05:53:00Z">
        <w:r>
          <w:t xml:space="preserve"> </w:t>
        </w:r>
      </w:ins>
      <w:r>
        <w:t xml:space="preserve">and </w:t>
      </w:r>
      <w:del w:id="1025" w:author="Author" w:date="2026-03-30T07:53:00Z" w16du:dateUtc="2026-03-30T05:53:00Z">
        <w:r>
          <w:delText xml:space="preserve">the function with </w:delText>
        </w:r>
      </w:del>
      <m:oMath>
        <m:r>
          <w:del w:id="1026" w:author="Author" w:date="2026-03-30T07:53:00Z" w16du:dateUtc="2026-03-30T05:53:00Z">
            <w:rPr>
              <w:rFonts w:ascii="Cambria Math" w:hAnsi="Cambria Math"/>
            </w:rPr>
            <m:t>ϵ</m:t>
          </w:del>
        </m:r>
        <m:r>
          <w:del w:id="1027" w:author="Author" w:date="2026-03-30T07:53:00Z" w16du:dateUtc="2026-03-30T05:53:00Z">
            <m:rPr>
              <m:sty m:val="p"/>
            </m:rPr>
            <w:rPr>
              <w:rFonts w:ascii="Cambria Math" w:hAnsi="Cambria Math"/>
            </w:rPr>
            <m:t>=</m:t>
          </w:del>
        </m:r>
        <m:r>
          <w:del w:id="1028" w:author="Author" w:date="2026-03-30T07:53:00Z" w16du:dateUtc="2026-03-30T05:53:00Z">
            <w:rPr>
              <w:rFonts w:ascii="Cambria Math" w:hAnsi="Cambria Math"/>
            </w:rPr>
            <m:t>1</m:t>
          </w:del>
        </m:r>
      </m:oMath>
      <w:del w:id="1029" w:author="Author" w:date="2026-03-30T07:53:00Z" w16du:dateUtc="2026-03-30T05:53:00Z">
        <w:r>
          <w:delText xml:space="preserve"> (</w:delText>
        </w:r>
      </w:del>
      <m:oMath>
        <m:r>
          <w:ins w:id="1030" w:author="Author" w:date="2026-03-30T07:53:00Z" w16du:dateUtc="2026-03-30T05:53:00Z">
            <w:rPr>
              <w:rFonts w:ascii="Cambria Math" w:hAnsi="Cambria Math"/>
            </w:rPr>
            <m:t>5</m:t>
          </w:ins>
        </m:r>
      </m:oMath>
      <w:ins w:id="1031" w:author="Author" w:date="2026-03-30T07:53:00Z" w16du:dateUtc="2026-03-30T05:53:00Z">
        <w:r>
          <w:t xml:space="preserve">); </w:t>
        </w:r>
      </w:ins>
      <w:r>
        <w:t>grey</w:t>
      </w:r>
      <w:del w:id="1032" w:author="Author" w:date="2026-03-30T07:53:00Z" w16du:dateUtc="2026-03-30T05:53:00Z">
        <w:r>
          <w:delText xml:space="preserve"> line) is</w:delText>
        </w:r>
      </w:del>
      <w:ins w:id="1033" w:author="Author" w:date="2026-03-30T07:53:00Z" w16du:dateUtc="2026-03-30T05:53:00Z">
        <w:r>
          <w:t>:</w:t>
        </w:r>
      </w:ins>
      <w:r>
        <w:t xml:space="preserve"> linear</w:t>
      </w:r>
      <w:del w:id="1034" w:author="Author" w:date="2026-03-30T07:53:00Z" w16du:dateUtc="2026-03-30T05:53:00Z">
        <w:r>
          <w:delText>. Small</w:delText>
        </w:r>
      </w:del>
      <w:ins w:id="1035" w:author="Author" w:date="2026-03-30T07:53:00Z" w16du:dateUtc="2026-03-30T05:53:00Z">
        <w:r>
          <w:t xml:space="preserve"> (</w:t>
        </w:r>
      </w:ins>
      <m:oMath>
        <m:r>
          <w:ins w:id="1036" w:author="Author" w:date="2026-03-30T07:53:00Z" w16du:dateUtc="2026-03-30T05:53:00Z">
            <w:rPr>
              <w:rFonts w:ascii="Cambria Math" w:hAnsi="Cambria Math"/>
            </w:rPr>
            <m:t>ϵ</m:t>
          </w:ins>
        </m:r>
        <m:r>
          <w:ins w:id="1037" w:author="Author" w:date="2026-03-30T07:53:00Z" w16du:dateUtc="2026-03-30T05:53:00Z">
            <m:rPr>
              <m:sty m:val="p"/>
            </m:rPr>
            <w:rPr>
              <w:rFonts w:ascii="Cambria Math" w:hAnsi="Cambria Math"/>
            </w:rPr>
            <m:t>=</m:t>
          </w:ins>
        </m:r>
        <m:r>
          <w:ins w:id="1038" w:author="Author" w:date="2026-03-30T07:53:00Z" w16du:dateUtc="2026-03-30T05:53:00Z">
            <w:rPr>
              <w:rFonts w:ascii="Cambria Math" w:hAnsi="Cambria Math"/>
            </w:rPr>
            <m:t>1</m:t>
          </w:ins>
        </m:r>
      </m:oMath>
      <w:ins w:id="1039" w:author="Author" w:date="2026-03-30T07:53:00Z" w16du:dateUtc="2026-03-30T05:53:00Z">
        <w:r>
          <w:t>). Large</w:t>
        </w:r>
      </w:ins>
      <w:r>
        <w:t xml:space="preserve"> dots</w:t>
      </w:r>
      <w:del w:id="1040" w:author="Author" w:date="2026-03-30T07:53:00Z" w16du:dateUtc="2026-03-30T05:53:00Z">
        <w:r>
          <w:delText xml:space="preserve"> represent median </w:delText>
        </w:r>
      </w:del>
      <m:oMath>
        <m:r>
          <w:del w:id="1041" w:author="Author" w:date="2026-03-30T07:53:00Z" w16du:dateUtc="2026-03-30T05:53:00Z">
            <w:rPr>
              <w:rFonts w:ascii="Cambria Math" w:hAnsi="Cambria Math"/>
            </w:rPr>
            <m:t>s</m:t>
          </w:del>
        </m:r>
      </m:oMath>
      <w:del w:id="1042" w:author="Author" w:date="2026-03-30T07:53:00Z" w16du:dateUtc="2026-03-30T05:53:00Z">
        <w:r>
          <w:delText xml:space="preserve"> of the final generation in each run, large dots represent the median of these </w:delText>
        </w:r>
      </w:del>
      <w:ins w:id="1043" w:author="Author" w:date="2026-03-30T07:53:00Z" w16du:dateUtc="2026-03-30T05:53:00Z">
        <w:r>
          <w:t xml:space="preserve">: median of </w:t>
        </w:r>
      </w:ins>
      <w:r>
        <w:t>50 run medians</w:t>
      </w:r>
      <w:del w:id="1044" w:author="Author" w:date="2026-03-30T07:53:00Z" w16du:dateUtc="2026-03-30T05:53:00Z">
        <w:r>
          <w:delText xml:space="preserve"> per condition. Error</w:delText>
        </w:r>
      </w:del>
      <w:ins w:id="1045" w:author="Author" w:date="2026-03-30T07:53:00Z" w16du:dateUtc="2026-03-30T05:53:00Z">
        <w:r>
          <w:t>; error</w:t>
        </w:r>
      </w:ins>
      <w:r>
        <w:t xml:space="preserve"> bars</w:t>
      </w:r>
      <w:del w:id="1046" w:author="Author" w:date="2026-03-30T07:53:00Z" w16du:dateUtc="2026-03-30T05:53:00Z">
        <w:r>
          <w:delText xml:space="preserve"> represent the</w:delText>
        </w:r>
      </w:del>
      <w:ins w:id="1047" w:author="Author" w:date="2026-03-30T07:53:00Z" w16du:dateUtc="2026-03-30T05:53:00Z">
        <w:r>
          <w:t>:</w:t>
        </w:r>
      </w:ins>
      <w:r>
        <w:t xml:space="preserve"> </w:t>
      </w:r>
      <m:oMath>
        <m:r>
          <w:rPr>
            <w:rFonts w:ascii="Cambria Math" w:hAnsi="Cambria Math"/>
          </w:rPr>
          <m:t>95</m:t>
        </m:r>
        <m:r>
          <m:rPr>
            <m:sty m:val="p"/>
          </m:rPr>
          <w:rPr>
            <w:rFonts w:ascii="Cambria Math" w:hAnsi="Cambria Math"/>
          </w:rPr>
          <m:t>%</m:t>
        </m:r>
      </m:oMath>
      <w:r>
        <w:t xml:space="preserve"> capture probability around </w:t>
      </w:r>
      <w:del w:id="1048" w:author="Author" w:date="2026-03-30T07:53:00Z" w16du:dateUtc="2026-03-30T05:53:00Z">
        <w:r>
          <w:delText xml:space="preserve">the </w:delText>
        </w:r>
      </w:del>
      <w:r>
        <w:t>median of medians.</w:t>
      </w:r>
    </w:p>
    <w:p w14:paraId="223AF961" w14:textId="77777777" w:rsidR="00167C5D" w:rsidRDefault="00000000">
      <w:pPr>
        <w:pStyle w:val="Heading2"/>
      </w:pPr>
      <w:bookmarkStart w:id="1049" w:name="X7e8e249105c421a3df929f7266c20889775c95e"/>
      <w:bookmarkEnd w:id="812"/>
      <w:r>
        <w:t>Allowing for non-linear fitness functions</w:t>
      </w:r>
    </w:p>
    <w:p w14:paraId="4B7DD0BC" w14:textId="77777777" w:rsidR="00167C5D" w:rsidRDefault="00000000">
      <w:pPr>
        <w:pStyle w:val="FirstParagraph"/>
      </w:pPr>
      <w:r>
        <w:t>Arguably, the career benefits researchers receive from publications in the real world are rarely, if ever, linear. In early career, we may assume a convex fitness function, with each addition to the short publication record of a young researcher yielding increasing returns for their prospects on the job market and their ability to obtain grant funding. A notable exception may be PhD students who plan to leave academia after their degree, and for whom the career returns of publications exceeding the PhD requirements are strongly decreasing (concave fitness function). Researchers who stay in academia may experience that the career returns for each additional publication decrease as their publication record grows, meaning that advanced career stages may also be characterised by a concave fitness function.</w:t>
      </w:r>
    </w:p>
    <w:p w14:paraId="34BD959D" w14:textId="77777777" w:rsidR="00167C5D" w:rsidRDefault="00000000">
      <w:pPr>
        <w:pStyle w:val="BodyText"/>
      </w:pPr>
      <w:r>
        <w:t xml:space="preserve">Figure 4 contrasts the effects of two concave </w:t>
      </w:r>
      <w:del w:id="1050" w:author="Author" w:date="2026-03-30T07:53:00Z" w16du:dateUtc="2026-03-30T05:53:00Z">
        <w:r>
          <w:delText xml:space="preserve"> </w:delText>
        </w:r>
      </w:del>
      <w:r>
        <w:t xml:space="preserve">and two convex fitness functions </w:t>
      </w:r>
      <w:del w:id="1051" w:author="Author" w:date="2026-03-30T07:53:00Z" w16du:dateUtc="2026-03-30T05:53:00Z">
        <w:r>
          <w:delText xml:space="preserve"> </w:delText>
        </w:r>
      </w:del>
      <w:r>
        <w:t xml:space="preserve">with a linear function </w:t>
      </w:r>
      <w:del w:id="1052" w:author="Author" w:date="2026-03-30T07:53:00Z" w16du:dateUtc="2026-03-30T05:53:00Z">
        <w:r>
          <w:delText xml:space="preserve"> </w:delText>
        </w:r>
      </w:del>
      <w:r>
        <w:t xml:space="preserve">for different payoffs for Registered Reports, in the same simple scenario with only one research cycle per generation. </w:t>
      </w:r>
      <w:del w:id="1053" w:author="Author" w:date="2026-03-30T07:53:00Z" w16du:dateUtc="2026-03-30T05:53:00Z">
        <w:r>
          <w:delText xml:space="preserve">The grey line for </w:delText>
        </w:r>
      </w:del>
      <m:oMath>
        <m:r>
          <w:del w:id="1054" w:author="Author" w:date="2026-03-30T07:53:00Z" w16du:dateUtc="2026-03-30T05:53:00Z">
            <w:rPr>
              <w:rFonts w:ascii="Cambria Math" w:hAnsi="Cambria Math"/>
            </w:rPr>
            <m:t>ϵ</m:t>
          </w:del>
        </m:r>
        <m:r>
          <w:del w:id="1055" w:author="Author" w:date="2026-03-30T07:53:00Z" w16du:dateUtc="2026-03-30T05:53:00Z">
            <m:rPr>
              <m:sty m:val="p"/>
            </m:rPr>
            <w:rPr>
              <w:rFonts w:ascii="Cambria Math" w:hAnsi="Cambria Math"/>
            </w:rPr>
            <m:t>=</m:t>
          </w:del>
        </m:r>
        <m:r>
          <w:del w:id="1056" w:author="Author" w:date="2026-03-30T07:53:00Z" w16du:dateUtc="2026-03-30T05:53:00Z">
            <w:rPr>
              <w:rFonts w:ascii="Cambria Math" w:hAnsi="Cambria Math"/>
            </w:rPr>
            <m:t>1</m:t>
          </w:del>
        </m:r>
      </m:oMath>
      <w:del w:id="1057" w:author="Author" w:date="2026-03-30T07:53:00Z" w16du:dateUtc="2026-03-30T05:53:00Z">
        <w:r>
          <w:delText xml:space="preserve"> represents the already familiar situation from Figure 3 above: When the fitness function is linear, the optimal strategy is </w:delText>
        </w:r>
      </w:del>
      <m:oMath>
        <m:sSub>
          <m:sSubPr>
            <m:ctrlPr>
              <w:del w:id="1058" w:author="Author" w:date="2026-03-30T07:53:00Z" w16du:dateUtc="2026-03-30T05:53:00Z">
                <w:rPr>
                  <w:rFonts w:ascii="Cambria Math" w:hAnsi="Cambria Math"/>
                </w:rPr>
              </w:del>
            </m:ctrlPr>
          </m:sSubPr>
          <m:e>
            <m:r>
              <w:del w:id="1059" w:author="Author" w:date="2026-03-30T07:53:00Z" w16du:dateUtc="2026-03-30T05:53:00Z">
                <w:rPr>
                  <w:rFonts w:ascii="Cambria Math" w:hAnsi="Cambria Math"/>
                </w:rPr>
                <m:t>s</m:t>
              </w:del>
            </m:r>
          </m:e>
          <m:sub>
            <m:r>
              <w:del w:id="1060" w:author="Author" w:date="2026-03-30T07:53:00Z" w16du:dateUtc="2026-03-30T05:53:00Z">
                <w:rPr>
                  <w:rFonts w:ascii="Cambria Math" w:hAnsi="Cambria Math"/>
                </w:rPr>
                <m:t>optimal</m:t>
              </w:del>
            </m:r>
          </m:sub>
        </m:sSub>
        <m:r>
          <w:del w:id="1061" w:author="Author" w:date="2026-03-30T07:53:00Z" w16du:dateUtc="2026-03-30T05:53:00Z">
            <m:rPr>
              <m:sty m:val="p"/>
            </m:rPr>
            <w:rPr>
              <w:rFonts w:ascii="Cambria Math" w:hAnsi="Cambria Math"/>
            </w:rPr>
            <m:t>=</m:t>
          </w:del>
        </m:r>
        <m:sSub>
          <m:sSubPr>
            <m:ctrlPr>
              <w:del w:id="1062" w:author="Author" w:date="2026-03-30T07:53:00Z" w16du:dateUtc="2026-03-30T05:53:00Z">
                <w:rPr>
                  <w:rFonts w:ascii="Cambria Math" w:hAnsi="Cambria Math"/>
                </w:rPr>
              </w:del>
            </m:ctrlPr>
          </m:sSubPr>
          <m:e>
            <m:r>
              <w:del w:id="1063" w:author="Author" w:date="2026-03-30T07:53:00Z" w16du:dateUtc="2026-03-30T05:53:00Z">
                <w:rPr>
                  <w:rFonts w:ascii="Cambria Math" w:hAnsi="Cambria Math"/>
                </w:rPr>
                <m:t>b</m:t>
              </w:del>
            </m:r>
          </m:e>
          <m:sub>
            <m:r>
              <w:del w:id="1064" w:author="Author" w:date="2026-03-30T07:53:00Z" w16du:dateUtc="2026-03-30T05:53:00Z">
                <w:rPr>
                  <w:rFonts w:ascii="Cambria Math" w:hAnsi="Cambria Math"/>
                </w:rPr>
                <m:t>R</m:t>
              </w:del>
            </m:r>
          </m:sub>
        </m:sSub>
      </m:oMath>
      <w:del w:id="1065" w:author="Author" w:date="2026-03-30T07:53:00Z" w16du:dateUtc="2026-03-30T05:53:00Z">
        <w:r>
          <w:delText xml:space="preserve">.  </w:delText>
        </w:r>
      </w:del>
      <w:r>
        <w:t xml:space="preserve">Non-linear fitness functions deviate from </w:t>
      </w:r>
      <w:del w:id="1066" w:author="Author" w:date="2026-03-30T07:53:00Z" w16du:dateUtc="2026-03-30T05:53:00Z">
        <w:r>
          <w:delText>this pattern</w:delText>
        </w:r>
      </w:del>
      <w:ins w:id="1067" w:author="Author" w:date="2026-03-30T07:53:00Z" w16du:dateUtc="2026-03-30T05:53:00Z">
        <w:r>
          <w:t xml:space="preserve">the linear baseline </w:t>
        </w:r>
        <w:r>
          <w:lastRenderedPageBreak/>
          <w:t>(</w:t>
        </w:r>
      </w:ins>
      <m:oMath>
        <m:sSub>
          <m:sSubPr>
            <m:ctrlPr>
              <w:ins w:id="1068" w:author="Author" w:date="2026-03-30T07:53:00Z" w16du:dateUtc="2026-03-30T05:53:00Z">
                <w:rPr>
                  <w:rFonts w:ascii="Cambria Math" w:hAnsi="Cambria Math"/>
                </w:rPr>
              </w:ins>
            </m:ctrlPr>
          </m:sSubPr>
          <m:e>
            <m:r>
              <w:ins w:id="1069" w:author="Author" w:date="2026-03-30T07:53:00Z" w16du:dateUtc="2026-03-30T05:53:00Z">
                <w:rPr>
                  <w:rFonts w:ascii="Cambria Math" w:hAnsi="Cambria Math"/>
                </w:rPr>
                <m:t>s</m:t>
              </w:ins>
            </m:r>
          </m:e>
          <m:sub>
            <m:r>
              <w:ins w:id="1070" w:author="Author" w:date="2026-03-30T07:53:00Z" w16du:dateUtc="2026-03-30T05:53:00Z">
                <w:rPr>
                  <w:rFonts w:ascii="Cambria Math" w:hAnsi="Cambria Math"/>
                </w:rPr>
                <m:t>optimal</m:t>
              </w:ins>
            </m:r>
          </m:sub>
        </m:sSub>
        <m:r>
          <w:ins w:id="1071" w:author="Author" w:date="2026-03-30T07:53:00Z" w16du:dateUtc="2026-03-30T05:53:00Z">
            <m:rPr>
              <m:sty m:val="p"/>
            </m:rPr>
            <w:rPr>
              <w:rFonts w:ascii="Cambria Math" w:hAnsi="Cambria Math"/>
            </w:rPr>
            <m:t>=</m:t>
          </w:ins>
        </m:r>
        <m:sSub>
          <m:sSubPr>
            <m:ctrlPr>
              <w:ins w:id="1072" w:author="Author" w:date="2026-03-30T07:53:00Z" w16du:dateUtc="2026-03-30T05:53:00Z">
                <w:rPr>
                  <w:rFonts w:ascii="Cambria Math" w:hAnsi="Cambria Math"/>
                </w:rPr>
              </w:ins>
            </m:ctrlPr>
          </m:sSubPr>
          <m:e>
            <m:r>
              <w:ins w:id="1073" w:author="Author" w:date="2026-03-30T07:53:00Z" w16du:dateUtc="2026-03-30T05:53:00Z">
                <w:rPr>
                  <w:rFonts w:ascii="Cambria Math" w:hAnsi="Cambria Math"/>
                </w:rPr>
                <m:t>b</m:t>
              </w:ins>
            </m:r>
          </m:e>
          <m:sub>
            <m:r>
              <w:ins w:id="1074" w:author="Author" w:date="2026-03-30T07:53:00Z" w16du:dateUtc="2026-03-30T05:53:00Z">
                <w:rPr>
                  <w:rFonts w:ascii="Cambria Math" w:hAnsi="Cambria Math"/>
                </w:rPr>
                <m:t>R</m:t>
              </w:ins>
            </m:r>
          </m:sub>
        </m:sSub>
      </m:oMath>
      <w:ins w:id="1075" w:author="Author" w:date="2026-03-30T07:53:00Z" w16du:dateUtc="2026-03-30T05:53:00Z">
        <w:r>
          <w:t>)</w:t>
        </w:r>
      </w:ins>
      <w:r>
        <w:t xml:space="preserve"> exactly as expected</w:t>
      </w:r>
      <w:del w:id="1076" w:author="Author" w:date="2026-03-30T07:53:00Z" w16du:dateUtc="2026-03-30T05:53:00Z">
        <w:r>
          <w:delText xml:space="preserve"> based on Figure 1.</w:delText>
        </w:r>
      </w:del>
      <w:ins w:id="1077" w:author="Author" w:date="2026-03-30T07:53:00Z" w16du:dateUtc="2026-03-30T05:53:00Z">
        <w:r>
          <w:t>:</w:t>
        </w:r>
      </w:ins>
      <w:r>
        <w:t xml:space="preserve"> When additional payoffs yield diminishing returns (</w:t>
      </w:r>
      <m:oMath>
        <m:r>
          <w:rPr>
            <w:rFonts w:ascii="Cambria Math" w:hAnsi="Cambria Math"/>
          </w:rPr>
          <m:t>ϵ</m:t>
        </m:r>
        <m:r>
          <m:rPr>
            <m:sty m:val="p"/>
          </m:rPr>
          <w:rPr>
            <w:rFonts w:ascii="Cambria Math" w:hAnsi="Cambria Math"/>
          </w:rPr>
          <m:t>&lt;</m:t>
        </m:r>
        <m:r>
          <w:rPr>
            <w:rFonts w:ascii="Cambria Math" w:hAnsi="Cambria Math"/>
          </w:rPr>
          <m:t>1</m:t>
        </m:r>
      </m:oMath>
      <w:r>
        <w:t xml:space="preserve">), Registered Reports become more attractive even when </w:t>
      </w:r>
      <w:del w:id="1078" w:author="Author" w:date="2026-03-30T07:53:00Z" w16du:dateUtc="2026-03-30T05:53:00Z">
        <w:r>
          <w:delText xml:space="preserve">they are </w:delText>
        </w:r>
      </w:del>
      <w:r>
        <w:t>worth less than the expected payoff for standard reports</w:t>
      </w:r>
      <w:del w:id="1079" w:author="Author" w:date="2026-03-30T07:53:00Z" w16du:dateUtc="2026-03-30T05:53:00Z">
        <w:r>
          <w:delText>. As explained above, this is because concave functions ‘shrink’ the difference between moderate and high payoffs relative to the difference between low and moderate payoffs.</w:delText>
        </w:r>
      </w:del>
      <w:ins w:id="1080" w:author="Author" w:date="2026-03-30T07:53:00Z" w16du:dateUtc="2026-03-30T05:53:00Z">
        <w:r>
          <w:t xml:space="preserve"> (risk aversion).</w:t>
        </w:r>
      </w:ins>
      <w:r>
        <w:t xml:space="preserve"> Conversely, when additional payoffs yield increasing returns (</w:t>
      </w:r>
      <m:oMath>
        <m:r>
          <w:rPr>
            <w:rFonts w:ascii="Cambria Math" w:hAnsi="Cambria Math"/>
          </w:rPr>
          <m:t>ϵ</m:t>
        </m:r>
        <m:r>
          <m:rPr>
            <m:sty m:val="p"/>
          </m:rPr>
          <w:rPr>
            <w:rFonts w:ascii="Cambria Math" w:hAnsi="Cambria Math"/>
          </w:rPr>
          <m:t>&gt;</m:t>
        </m:r>
        <m:r>
          <w:rPr>
            <w:rFonts w:ascii="Cambria Math" w:hAnsi="Cambria Math"/>
          </w:rPr>
          <m:t>1</m:t>
        </m:r>
      </m:oMath>
      <w:r>
        <w:t xml:space="preserve">), Registered Reports are unattractive unless their payoffs are almost as large as those for published standard reports </w:t>
      </w:r>
      <w:del w:id="1081" w:author="Author" w:date="2026-03-30T07:53:00Z" w16du:dateUtc="2026-03-30T05:53:00Z">
        <w:r>
          <w:delText>because convex functions increase the difference between moderate and high payoffs relative to low versus moderate payoffs.</w:delText>
        </w:r>
      </w:del>
      <w:ins w:id="1082" w:author="Author" w:date="2026-03-30T07:53:00Z" w16du:dateUtc="2026-03-30T05:53:00Z">
        <w:r>
          <w:t>(risk proneness).</w:t>
        </w:r>
      </w:ins>
    </w:p>
    <w:p w14:paraId="68216F4A" w14:textId="77777777" w:rsidR="00167C5D" w:rsidRDefault="00000000">
      <w:pPr>
        <w:pStyle w:val="BodyText"/>
      </w:pPr>
      <w:r>
        <w:t>When different fitness functions are taken to reflect different career stages,</w:t>
      </w:r>
      <w:del w:id="1083" w:author="Author" w:date="2026-03-30T07:53:00Z" w16du:dateUtc="2026-03-30T05:53:00Z">
        <w:r>
          <w:delText xml:space="preserve"> </w:delText>
        </w:r>
      </w:del>
      <w:r>
        <w:t xml:space="preserve"> this pattern suggests that Registered Reports should be more attractive for senior researchers and a tough sell for early-career researchers. </w:t>
      </w:r>
      <w:del w:id="1084" w:author="Author" w:date="2026-03-30T07:53:00Z" w16du:dateUtc="2026-03-30T05:53:00Z">
        <w:r>
          <w:delText xml:space="preserve">  </w:delText>
        </w:r>
      </w:del>
      <w:r>
        <w:t xml:space="preserve">Interestingly, preliminary empirical evidence suggests the opposite: Registered Reports appear to be more likely to have early-career researchers as first authors than standard reports (77% vs 67% in the journal </w:t>
      </w:r>
      <w:r>
        <w:rPr>
          <w:i/>
          <w:iCs/>
        </w:rPr>
        <w:t>Cortex</w:t>
      </w:r>
      <w:r>
        <w:t xml:space="preserve">, Chambers &amp; Tzavella, 2022). </w:t>
      </w:r>
      <w:del w:id="1085" w:author="Author" w:date="2026-03-30T07:53:00Z" w16du:dateUtc="2026-03-30T05:53:00Z">
        <w:r>
          <w:delText>One explanation for this counterintuitive result</w:delText>
        </w:r>
      </w:del>
      <w:ins w:id="1086" w:author="Author" w:date="2026-03-30T07:53:00Z" w16du:dateUtc="2026-03-30T05:53:00Z">
        <w:r>
          <w:t>This</w:t>
        </w:r>
      </w:ins>
      <w:r>
        <w:t xml:space="preserve"> could </w:t>
      </w:r>
      <w:del w:id="1087" w:author="Author" w:date="2026-03-30T07:53:00Z" w16du:dateUtc="2026-03-30T05:53:00Z">
        <w:r>
          <w:delText xml:space="preserve">be </w:delText>
        </w:r>
      </w:del>
      <w:ins w:id="1088" w:author="Author" w:date="2026-03-30T07:53:00Z" w16du:dateUtc="2026-03-30T05:53:00Z">
        <w:r>
          <w:t xml:space="preserve">reflect factors not captured in our model (e.g., younger researchers being more likely to adopt new methods) or the fact </w:t>
        </w:r>
      </w:ins>
      <w:r>
        <w:t xml:space="preserve">that </w:t>
      </w:r>
      <w:del w:id="1089" w:author="Author" w:date="2026-03-30T07:53:00Z" w16du:dateUtc="2026-03-30T05:53:00Z">
        <w:r>
          <w:delText>Registered Reports are disproportionally used by</w:delText>
        </w:r>
      </w:del>
      <w:ins w:id="1090" w:author="Author" w:date="2026-03-30T07:53:00Z" w16du:dateUtc="2026-03-30T05:53:00Z">
        <w:r>
          <w:t>some</w:t>
        </w:r>
      </w:ins>
      <w:r>
        <w:t xml:space="preserve"> early-career researchers </w:t>
      </w:r>
      <w:del w:id="1091" w:author="Author" w:date="2026-03-30T07:53:00Z" w16du:dateUtc="2026-03-30T05:53:00Z">
        <w:r>
          <w:delText xml:space="preserve">who </w:delText>
        </w:r>
      </w:del>
      <w:r>
        <w:t xml:space="preserve">intend to leave academia and thus have a concave fitness function. </w:t>
      </w:r>
      <w:del w:id="1092" w:author="Author" w:date="2026-03-30T07:53:00Z" w16du:dateUtc="2026-03-30T05:53:00Z">
        <w:r>
          <w:delText xml:space="preserve">Alternatively, factors or dynamics not considered in this simulation may swamp out the effects of concave </w:delText>
        </w:r>
        <w:r>
          <w:rPr>
            <w:i/>
            <w:iCs/>
          </w:rPr>
          <w:delText>vs</w:delText>
        </w:r>
        <w:r>
          <w:delText xml:space="preserve"> convex fitness functions, such as younger researchers being more likely to adopt new methods. </w:delText>
        </w:r>
      </w:del>
      <w:ins w:id="1093" w:author="Author" w:date="2026-03-30T07:53:00Z" w16du:dateUtc="2026-03-30T05:53:00Z">
        <w:r>
          <w:t xml:space="preserve">Another interesting possibility is that before obtaining their PhD, early-career researchers have not yet been subject to the selection pressures that our model simulates. Many junior researchers’ publication strategies may thus be poorly adapted to the system, but have not yet led to failure because their publication success has never </w:t>
        </w:r>
        <w:r>
          <w:lastRenderedPageBreak/>
          <w:t>been assessed. If true, this would imply that the results of our model are more valid for mid-career and senior researchers, who have undergone (and passed) several selection events.</w:t>
        </w:r>
      </w:ins>
      <w:r>
        <w:t xml:space="preserve"> However, as we will see below, the effects of different fitness functions </w:t>
      </w:r>
      <w:del w:id="1094" w:author="Author" w:date="2026-03-30T07:53:00Z" w16du:dateUtc="2026-03-30T05:53:00Z">
        <w:r>
          <w:delText xml:space="preserve">are not always as straightforward as in the simple case illustrated in Figure 4 and </w:delText>
        </w:r>
      </w:del>
      <w:r>
        <w:t xml:space="preserve">produce </w:t>
      </w:r>
      <w:del w:id="1095" w:author="Author" w:date="2026-03-30T07:53:00Z" w16du:dateUtc="2026-03-30T05:53:00Z">
        <w:r>
          <w:delText>different</w:delText>
        </w:r>
      </w:del>
      <w:ins w:id="1096" w:author="Author" w:date="2026-03-30T07:53:00Z" w16du:dateUtc="2026-03-30T05:53:00Z">
        <w:r>
          <w:t>more complicated</w:t>
        </w:r>
      </w:ins>
      <w:r>
        <w:t xml:space="preserve"> results in interaction with other risk-related factors.</w:t>
      </w:r>
    </w:p>
    <w:p w14:paraId="1AE2144E" w14:textId="77777777" w:rsidR="00251F6B" w:rsidRDefault="00000000">
      <w:pPr>
        <w:pStyle w:val="CaptionedFigure"/>
        <w:framePr w:wrap="notBeside"/>
        <w:rPr>
          <w:del w:id="1097" w:author="Author" w:date="2026-03-30T07:53:00Z" w16du:dateUtc="2026-03-30T05:53:00Z"/>
        </w:rPr>
      </w:pPr>
      <w:del w:id="1098" w:author="Author" w:date="2026-03-30T07:53:00Z" w16du:dateUtc="2026-03-30T05:53:00Z">
        <w:r>
          <w:rPr>
            <w:noProof/>
          </w:rPr>
          <w:drawing>
            <wp:inline distT="0" distB="0" distL="0" distR="0">
              <wp:extent cx="5969000" cy="1988730"/>
              <wp:effectExtent l="0" t="0" r="0" b="0"/>
              <wp:docPr id="61" name="Picture" descr="Figure 5: Effect of research cycles per generation (empirical pace) on evolved publication strategies. Shown are median evolved publication strategies (s) after 250 generations in 50 runs (tile colour represents the median of 50 run medians) depending on the number of research cycles per generation (m, y-axis), different values of b_{R} (x-axis), and different fitness functions (characterised by exponent \epsilon) with no survival threshold (\delta = 0) and no competition (\gamma = 1)."/>
              <wp:cNvGraphicFramePr/>
              <a:graphic xmlns:a="http://schemas.openxmlformats.org/drawingml/2006/main">
                <a:graphicData uri="http://schemas.openxmlformats.org/drawingml/2006/picture">
                  <pic:pic xmlns:pic="http://schemas.openxmlformats.org/drawingml/2006/picture">
                    <pic:nvPicPr>
                      <pic:cNvPr id="62" name="Picture" descr="../plots/plot_m_tile_evo.png"/>
                      <pic:cNvPicPr>
                        <a:picLocks noChangeAspect="1" noChangeArrowheads="1"/>
                      </pic:cNvPicPr>
                    </pic:nvPicPr>
                    <pic:blipFill>
                      <a:blip r:embed="rId12"/>
                      <a:stretch>
                        <a:fillRect/>
                      </a:stretch>
                    </pic:blipFill>
                    <pic:spPr bwMode="auto">
                      <a:xfrm>
                        <a:off x="0" y="0"/>
                        <a:ext cx="5969000" cy="1988730"/>
                      </a:xfrm>
                      <a:prstGeom prst="rect">
                        <a:avLst/>
                      </a:prstGeom>
                      <a:noFill/>
                      <a:ln w="9525">
                        <a:noFill/>
                        <a:headEnd/>
                        <a:tailEnd/>
                      </a:ln>
                    </pic:spPr>
                  </pic:pic>
                </a:graphicData>
              </a:graphic>
            </wp:inline>
          </w:drawing>
        </w:r>
      </w:del>
    </w:p>
    <w:p w14:paraId="65B7601E" w14:textId="77777777" w:rsidR="00167C5D" w:rsidRDefault="00000000">
      <w:pPr>
        <w:pStyle w:val="CaptionedFigure"/>
        <w:framePr w:wrap="notBeside"/>
        <w:rPr>
          <w:ins w:id="1099" w:author="Author" w:date="2026-03-30T07:53:00Z" w16du:dateUtc="2026-03-30T05:53:00Z"/>
        </w:rPr>
      </w:pPr>
      <w:ins w:id="1100" w:author="Author" w:date="2026-03-30T07:53:00Z" w16du:dateUtc="2026-03-30T05:53:00Z">
        <w:r>
          <w:rPr>
            <w:noProof/>
          </w:rPr>
          <w:drawing>
            <wp:inline distT="0" distB="0" distL="0" distR="0" wp14:anchorId="199B9738" wp14:editId="010511C5">
              <wp:extent cx="5969000" cy="1988730"/>
              <wp:effectExtent l="0" t="0" r="0" b="0"/>
              <wp:docPr id="60" name="Picture" descr="Figure 5: Effect of empirical pace on evolved publication strategies. Tile colour represents median s of 50 run medians after 250 generations depending on research cycles per generation (m), b_{R}, and fitness function (\epsilon), with \delta = 0 and \gamma = 1."/>
              <wp:cNvGraphicFramePr/>
              <a:graphic xmlns:a="http://schemas.openxmlformats.org/drawingml/2006/main">
                <a:graphicData uri="http://schemas.openxmlformats.org/drawingml/2006/picture">
                  <pic:pic xmlns:pic="http://schemas.openxmlformats.org/drawingml/2006/picture">
                    <pic:nvPicPr>
                      <pic:cNvPr id="61" name="Picture" descr="../plots/plot_m_tile_evo.png"/>
                      <pic:cNvPicPr>
                        <a:picLocks noChangeAspect="1" noChangeArrowheads="1"/>
                      </pic:cNvPicPr>
                    </pic:nvPicPr>
                    <pic:blipFill>
                      <a:blip r:embed="rId12"/>
                      <a:stretch>
                        <a:fillRect/>
                      </a:stretch>
                    </pic:blipFill>
                    <pic:spPr bwMode="auto">
                      <a:xfrm>
                        <a:off x="0" y="0"/>
                        <a:ext cx="5969000" cy="1988730"/>
                      </a:xfrm>
                      <a:prstGeom prst="rect">
                        <a:avLst/>
                      </a:prstGeom>
                      <a:noFill/>
                      <a:ln w="9525">
                        <a:noFill/>
                        <a:headEnd/>
                        <a:tailEnd/>
                      </a:ln>
                    </pic:spPr>
                  </pic:pic>
                </a:graphicData>
              </a:graphic>
            </wp:inline>
          </w:drawing>
        </w:r>
      </w:ins>
    </w:p>
    <w:p w14:paraId="46EF50DD" w14:textId="77777777" w:rsidR="00167C5D" w:rsidRDefault="00000000">
      <w:pPr>
        <w:pStyle w:val="ImageCaption"/>
      </w:pPr>
      <w:bookmarkStart w:id="1101" w:name="fig:mplot"/>
      <w:bookmarkEnd w:id="1101"/>
      <w:r>
        <w:rPr>
          <w:i/>
          <w:iCs/>
        </w:rPr>
        <w:lastRenderedPageBreak/>
        <w:t>Figure</w:t>
      </w:r>
      <w:r>
        <w:t xml:space="preserve"> 5. Effect of </w:t>
      </w:r>
      <w:del w:id="1102" w:author="Author" w:date="2026-03-30T07:53:00Z" w16du:dateUtc="2026-03-30T05:53:00Z">
        <w:r>
          <w:delText>research cycles per generation (</w:delText>
        </w:r>
      </w:del>
      <w:r>
        <w:t>empirical pace</w:t>
      </w:r>
      <w:del w:id="1103" w:author="Author" w:date="2026-03-30T07:53:00Z" w16du:dateUtc="2026-03-30T05:53:00Z">
        <w:r>
          <w:delText>)</w:delText>
        </w:r>
      </w:del>
      <w:r>
        <w:t xml:space="preserve"> on evolved publication strategies. </w:t>
      </w:r>
      <w:del w:id="1104" w:author="Author" w:date="2026-03-30T07:53:00Z" w16du:dateUtc="2026-03-30T05:53:00Z">
        <w:r>
          <w:delText>Shown are median evolved publication strategies (</w:delText>
        </w:r>
      </w:del>
      <m:oMath>
        <m:r>
          <w:del w:id="1105" w:author="Author" w:date="2026-03-30T07:53:00Z" w16du:dateUtc="2026-03-30T05:53:00Z">
            <w:rPr>
              <w:rFonts w:ascii="Cambria Math" w:hAnsi="Cambria Math"/>
            </w:rPr>
            <m:t>s</m:t>
          </w:del>
        </m:r>
      </m:oMath>
      <w:del w:id="1106" w:author="Author" w:date="2026-03-30T07:53:00Z" w16du:dateUtc="2026-03-30T05:53:00Z">
        <w:r>
          <w:delText>) after 250 generations in 50 runs (tile</w:delText>
        </w:r>
      </w:del>
      <w:ins w:id="1107" w:author="Author" w:date="2026-03-30T07:53:00Z" w16du:dateUtc="2026-03-30T05:53:00Z">
        <w:r>
          <w:t>Tile</w:t>
        </w:r>
      </w:ins>
      <w:r>
        <w:t xml:space="preserve"> colour represents </w:t>
      </w:r>
      <w:del w:id="1108" w:author="Author" w:date="2026-03-30T07:53:00Z" w16du:dateUtc="2026-03-30T05:53:00Z">
        <w:r>
          <w:delText xml:space="preserve">the </w:delText>
        </w:r>
      </w:del>
      <w:r>
        <w:t>median</w:t>
      </w:r>
      <w:ins w:id="1109" w:author="Author" w:date="2026-03-30T07:53:00Z" w16du:dateUtc="2026-03-30T05:53:00Z">
        <w:r>
          <w:t xml:space="preserve"> </w:t>
        </w:r>
      </w:ins>
      <m:oMath>
        <m:r>
          <w:ins w:id="1110" w:author="Author" w:date="2026-03-30T07:53:00Z" w16du:dateUtc="2026-03-30T05:53:00Z">
            <w:rPr>
              <w:rFonts w:ascii="Cambria Math" w:hAnsi="Cambria Math"/>
            </w:rPr>
            <m:t>s</m:t>
          </w:ins>
        </m:r>
      </m:oMath>
      <w:r>
        <w:t xml:space="preserve"> of 50 run medians</w:t>
      </w:r>
      <w:del w:id="1111" w:author="Author" w:date="2026-03-30T07:53:00Z" w16du:dateUtc="2026-03-30T05:53:00Z">
        <w:r>
          <w:delText xml:space="preserve">) </w:delText>
        </w:r>
      </w:del>
      <w:ins w:id="1112" w:author="Author" w:date="2026-03-30T07:53:00Z" w16du:dateUtc="2026-03-30T05:53:00Z">
        <w:r>
          <w:t xml:space="preserve"> after 250 generations </w:t>
        </w:r>
      </w:ins>
      <w:r>
        <w:t xml:space="preserve">depending on </w:t>
      </w:r>
      <w:del w:id="1113" w:author="Author" w:date="2026-03-30T07:53:00Z" w16du:dateUtc="2026-03-30T05:53:00Z">
        <w:r>
          <w:delText xml:space="preserve">the number of </w:delText>
        </w:r>
      </w:del>
      <w:r>
        <w:t>research cycles per generation (</w:t>
      </w:r>
      <m:oMath>
        <m:r>
          <w:rPr>
            <w:rFonts w:ascii="Cambria Math" w:hAnsi="Cambria Math"/>
          </w:rPr>
          <m:t>m</m:t>
        </m:r>
      </m:oMath>
      <w:del w:id="1114" w:author="Author" w:date="2026-03-30T07:53:00Z" w16du:dateUtc="2026-03-30T05:53:00Z">
        <w:r>
          <w:delText>, y-axis), different values of</w:delText>
        </w:r>
      </w:del>
      <w:ins w:id="1115" w:author="Author" w:date="2026-03-30T07:53:00Z" w16du:dateUtc="2026-03-30T05:53:00Z">
        <w:r>
          <w:t>),</w:t>
        </w:r>
      </w:ins>
      <w:r>
        <w:t xml:space="preserve"> </w:t>
      </w:r>
      <m:oMath>
        <m:sSub>
          <m:sSubPr>
            <m:ctrlPr>
              <w:rPr>
                <w:rFonts w:ascii="Cambria Math" w:hAnsi="Cambria Math"/>
              </w:rPr>
            </m:ctrlPr>
          </m:sSubPr>
          <m:e>
            <m:r>
              <w:rPr>
                <w:rFonts w:ascii="Cambria Math" w:hAnsi="Cambria Math"/>
              </w:rPr>
              <m:t>b</m:t>
            </m:r>
          </m:e>
          <m:sub>
            <m:r>
              <w:rPr>
                <w:rFonts w:ascii="Cambria Math" w:hAnsi="Cambria Math"/>
              </w:rPr>
              <m:t>R</m:t>
            </m:r>
          </m:sub>
        </m:sSub>
      </m:oMath>
      <w:del w:id="1116" w:author="Author" w:date="2026-03-30T07:53:00Z" w16du:dateUtc="2026-03-30T05:53:00Z">
        <w:r>
          <w:delText xml:space="preserve"> (x-axis),</w:delText>
        </w:r>
      </w:del>
      <w:ins w:id="1117" w:author="Author" w:date="2026-03-30T07:53:00Z" w16du:dateUtc="2026-03-30T05:53:00Z">
        <w:r>
          <w:t>,</w:t>
        </w:r>
      </w:ins>
      <w:r>
        <w:t xml:space="preserve"> and </w:t>
      </w:r>
      <w:del w:id="1118" w:author="Author" w:date="2026-03-30T07:53:00Z" w16du:dateUtc="2026-03-30T05:53:00Z">
        <w:r>
          <w:delText xml:space="preserve">different </w:delText>
        </w:r>
      </w:del>
      <w:r>
        <w:t xml:space="preserve">fitness </w:t>
      </w:r>
      <w:del w:id="1119" w:author="Author" w:date="2026-03-30T07:53:00Z" w16du:dateUtc="2026-03-30T05:53:00Z">
        <w:r>
          <w:delText xml:space="preserve">functions (characterised by exponent </w:delText>
        </w:r>
      </w:del>
      <w:ins w:id="1120" w:author="Author" w:date="2026-03-30T07:53:00Z" w16du:dateUtc="2026-03-30T05:53:00Z">
        <w:r>
          <w:t>function (</w:t>
        </w:r>
      </w:ins>
      <m:oMath>
        <m:r>
          <w:rPr>
            <w:rFonts w:ascii="Cambria Math" w:hAnsi="Cambria Math"/>
          </w:rPr>
          <m:t>ϵ</m:t>
        </m:r>
      </m:oMath>
      <w:del w:id="1121" w:author="Author" w:date="2026-03-30T07:53:00Z" w16du:dateUtc="2026-03-30T05:53:00Z">
        <w:r>
          <w:delText>)</w:delText>
        </w:r>
      </w:del>
      <w:ins w:id="1122" w:author="Author" w:date="2026-03-30T07:53:00Z" w16du:dateUtc="2026-03-30T05:53:00Z">
        <w:r>
          <w:t>),</w:t>
        </w:r>
      </w:ins>
      <w:r>
        <w:t xml:space="preserve"> with </w:t>
      </w:r>
      <w:del w:id="1123" w:author="Author" w:date="2026-03-30T07:53:00Z" w16du:dateUtc="2026-03-30T05:53:00Z">
        <w:r>
          <w:delText>no survival threshold (</w:delText>
        </w:r>
      </w:del>
      <m:oMath>
        <m:r>
          <w:rPr>
            <w:rFonts w:ascii="Cambria Math" w:hAnsi="Cambria Math"/>
          </w:rPr>
          <m:t>δ</m:t>
        </m:r>
        <m:r>
          <m:rPr>
            <m:sty m:val="p"/>
          </m:rPr>
          <w:rPr>
            <w:rFonts w:ascii="Cambria Math" w:hAnsi="Cambria Math"/>
          </w:rPr>
          <m:t>=</m:t>
        </m:r>
        <m:r>
          <w:rPr>
            <w:rFonts w:ascii="Cambria Math" w:hAnsi="Cambria Math"/>
          </w:rPr>
          <m:t>0</m:t>
        </m:r>
      </m:oMath>
      <w:del w:id="1124" w:author="Author" w:date="2026-03-30T07:53:00Z" w16du:dateUtc="2026-03-30T05:53:00Z">
        <w:r>
          <w:delText>)</w:delText>
        </w:r>
      </w:del>
      <w:r>
        <w:t xml:space="preserve"> and </w:t>
      </w:r>
      <w:del w:id="1125" w:author="Author" w:date="2026-03-30T07:53:00Z" w16du:dateUtc="2026-03-30T05:53:00Z">
        <w:r>
          <w:delText>no competition (</w:delText>
        </w:r>
      </w:del>
      <m:oMath>
        <m:r>
          <w:rPr>
            <w:rFonts w:ascii="Cambria Math" w:hAnsi="Cambria Math"/>
          </w:rPr>
          <m:t>γ</m:t>
        </m:r>
        <m:r>
          <m:rPr>
            <m:sty m:val="p"/>
          </m:rPr>
          <w:rPr>
            <w:rFonts w:ascii="Cambria Math" w:hAnsi="Cambria Math"/>
          </w:rPr>
          <m:t>=</m:t>
        </m:r>
        <m:r>
          <w:rPr>
            <w:rFonts w:ascii="Cambria Math" w:hAnsi="Cambria Math"/>
          </w:rPr>
          <m:t>1</m:t>
        </m:r>
      </m:oMath>
      <w:del w:id="1126" w:author="Author" w:date="2026-03-30T07:53:00Z" w16du:dateUtc="2026-03-30T05:53:00Z">
        <w:r>
          <w:delText>).</w:delText>
        </w:r>
      </w:del>
      <w:ins w:id="1127" w:author="Author" w:date="2026-03-30T07:53:00Z" w16du:dateUtc="2026-03-30T05:53:00Z">
        <w:r>
          <w:t>.</w:t>
        </w:r>
      </w:ins>
    </w:p>
    <w:p w14:paraId="65FE12B0" w14:textId="77777777" w:rsidR="00167C5D" w:rsidRDefault="00000000">
      <w:pPr>
        <w:pStyle w:val="Heading2"/>
      </w:pPr>
      <w:bookmarkStart w:id="1128" w:name="X703b12ca1dfc2dece54563114e7ded708a4e30f"/>
      <w:bookmarkEnd w:id="1049"/>
      <w:r>
        <w:t>Varying the number of research cycles per generation (empirical pace)</w:t>
      </w:r>
    </w:p>
    <w:p w14:paraId="5F1FD30F" w14:textId="77777777" w:rsidR="00167C5D" w:rsidRDefault="00000000">
      <w:pPr>
        <w:pStyle w:val="FirstParagraph"/>
      </w:pPr>
      <w:del w:id="1129" w:author="Author" w:date="2026-03-30T07:53:00Z" w16du:dateUtc="2026-03-30T05:53:00Z">
        <w:r>
          <w:delText>The analyses presented so far focused on the simple case of one research cycle (or decision event) per generation, meaning that researchers’ fitness was calculated based on the payoff from one single study. As discussed above, increasing</w:delText>
        </w:r>
      </w:del>
      <w:ins w:id="1130" w:author="Author" w:date="2026-03-30T07:53:00Z" w16du:dateUtc="2026-03-30T05:53:00Z">
        <w:r>
          <w:t>Increasing</w:t>
        </w:r>
      </w:ins>
      <w:r>
        <w:t xml:space="preserve"> numbers of decision events prior to evaluation may make individuals more risk-prone because single negative outcomes are less catastrophic </w:t>
      </w:r>
      <w:del w:id="1131" w:author="Author" w:date="2026-03-30T07:53:00Z" w16du:dateUtc="2026-03-30T05:53:00Z">
        <w:r>
          <w:delText xml:space="preserve">for reproduction </w:delText>
        </w:r>
      </w:del>
      <w:r>
        <w:t>(Haaland et al., 2019). However, Figure 5 shows that this is not universally true</w:t>
      </w:r>
      <m:oMath>
        <m:r>
          <w:rPr>
            <w:rFonts w:ascii="Cambria Math" w:hAnsi="Cambria Math"/>
          </w:rPr>
          <m:t> </m:t>
        </m:r>
      </m:oMath>
      <w:r>
        <w:t>—</w:t>
      </w:r>
      <m:oMath>
        <m:r>
          <w:rPr>
            <w:rFonts w:ascii="Cambria Math" w:hAnsi="Cambria Math"/>
          </w:rPr>
          <m:t> </m:t>
        </m:r>
      </m:oMath>
      <w:r>
        <w:t xml:space="preserve">rather, the effect of </w:t>
      </w:r>
      <w:del w:id="1132" w:author="Author" w:date="2026-03-30T07:53:00Z" w16du:dateUtc="2026-03-30T05:53:00Z">
        <w:r>
          <w:delText>increasing numbers of research cycles per generation (</w:delText>
        </w:r>
      </w:del>
      <m:oMath>
        <m:r>
          <w:rPr>
            <w:rFonts w:ascii="Cambria Math" w:hAnsi="Cambria Math"/>
          </w:rPr>
          <m:t>m</m:t>
        </m:r>
      </m:oMath>
      <w:del w:id="1133" w:author="Author" w:date="2026-03-30T07:53:00Z" w16du:dateUtc="2026-03-30T05:53:00Z">
        <w:r>
          <w:delText>)</w:delText>
        </w:r>
      </w:del>
      <w:r>
        <w:t xml:space="preserve"> depends on the shape of the fitness function. Moving up on the y-axis of each panel, </w:t>
      </w:r>
      <w:del w:id="1134" w:author="Author" w:date="2026-03-30T07:53:00Z" w16du:dateUtc="2026-03-30T05:53:00Z">
        <w:r>
          <w:delText xml:space="preserve">we see that </w:delText>
        </w:r>
      </w:del>
      <m:oMath>
        <m:r>
          <w:rPr>
            <w:rFonts w:ascii="Cambria Math" w:hAnsi="Cambria Math"/>
          </w:rPr>
          <m:t>s</m:t>
        </m:r>
      </m:oMath>
      <w:r>
        <w:t xml:space="preserve"> decreases (</w:t>
      </w:r>
      <w:del w:id="1135" w:author="Author" w:date="2026-03-30T07:53:00Z" w16du:dateUtc="2026-03-30T05:53:00Z">
        <w:r>
          <w:delText xml:space="preserve">indicating </w:delText>
        </w:r>
      </w:del>
      <w:r>
        <w:t>greater risk proneness) only when the fitness function is concave (</w:t>
      </w:r>
      <m:oMath>
        <m:r>
          <w:rPr>
            <w:rFonts w:ascii="Cambria Math" w:hAnsi="Cambria Math"/>
          </w:rPr>
          <m:t>ϵ</m:t>
        </m:r>
        <m:r>
          <m:rPr>
            <m:sty m:val="p"/>
          </m:rPr>
          <w:rPr>
            <w:rFonts w:ascii="Cambria Math" w:hAnsi="Cambria Math"/>
          </w:rPr>
          <m:t>=</m:t>
        </m:r>
        <m:r>
          <w:rPr>
            <w:rFonts w:ascii="Cambria Math" w:hAnsi="Cambria Math"/>
          </w:rPr>
          <m:t>0.2</m:t>
        </m:r>
      </m:oMath>
      <w:r>
        <w:t>, left panel) but stays constant when it is linear (</w:t>
      </w:r>
      <m:oMath>
        <m:r>
          <w:rPr>
            <w:rFonts w:ascii="Cambria Math" w:hAnsi="Cambria Math"/>
          </w:rPr>
          <m:t>ϵ</m:t>
        </m:r>
        <m:r>
          <m:rPr>
            <m:sty m:val="p"/>
          </m:rPr>
          <w:rPr>
            <w:rFonts w:ascii="Cambria Math" w:hAnsi="Cambria Math"/>
          </w:rPr>
          <m:t>=</m:t>
        </m:r>
        <m:r>
          <w:rPr>
            <w:rFonts w:ascii="Cambria Math" w:hAnsi="Cambria Math"/>
          </w:rPr>
          <m:t>1</m:t>
        </m:r>
      </m:oMath>
      <w:r>
        <w:t xml:space="preserve">, middle panel) and even </w:t>
      </w:r>
      <w:r>
        <w:rPr>
          <w:i/>
          <w:iCs/>
        </w:rPr>
        <w:t>increases</w:t>
      </w:r>
      <w:r>
        <w:t xml:space="preserve"> when it is convex (</w:t>
      </w:r>
      <m:oMath>
        <m:r>
          <w:rPr>
            <w:rFonts w:ascii="Cambria Math" w:hAnsi="Cambria Math"/>
          </w:rPr>
          <m:t>ϵ</m:t>
        </m:r>
        <m:r>
          <m:rPr>
            <m:sty m:val="p"/>
          </m:rPr>
          <w:rPr>
            <w:rFonts w:ascii="Cambria Math" w:hAnsi="Cambria Math"/>
          </w:rPr>
          <m:t>=</m:t>
        </m:r>
        <m:r>
          <w:rPr>
            <w:rFonts w:ascii="Cambria Math" w:hAnsi="Cambria Math"/>
          </w:rPr>
          <m:t>5</m:t>
        </m:r>
      </m:oMath>
      <w:r>
        <w:t>, right panel).</w:t>
      </w:r>
    </w:p>
    <w:p w14:paraId="62F0E095" w14:textId="77777777" w:rsidR="00167C5D" w:rsidRDefault="00000000">
      <w:pPr>
        <w:pStyle w:val="BodyText"/>
      </w:pPr>
      <w:r>
        <w:t xml:space="preserve">Why does </w:t>
      </w:r>
      <m:oMath>
        <m:r>
          <w:rPr>
            <w:rFonts w:ascii="Cambria Math" w:hAnsi="Cambria Math"/>
          </w:rPr>
          <m:t>m</m:t>
        </m:r>
      </m:oMath>
      <w:r>
        <w:t xml:space="preserve"> appear to have opposite effects for concave and convex fitness functions? </w:t>
      </w:r>
      <w:del w:id="1136" w:author="Author" w:date="2026-03-30T07:53:00Z" w16du:dateUtc="2026-03-30T05:53:00Z">
        <w:r>
          <w:delText xml:space="preserve">  As a starting point, it helps to first consider only the </w:delText>
        </w:r>
      </w:del>
      <w:ins w:id="1137" w:author="Author" w:date="2026-03-30T07:53:00Z" w16du:dateUtc="2026-03-30T05:53:00Z">
        <w:r>
          <w:t xml:space="preserve">At </w:t>
        </w:r>
      </w:ins>
      <m:oMath>
        <m:r>
          <w:ins w:id="1138" w:author="Author" w:date="2026-03-30T07:53:00Z" w16du:dateUtc="2026-03-30T05:53:00Z">
            <w:rPr>
              <w:rFonts w:ascii="Cambria Math" w:hAnsi="Cambria Math"/>
            </w:rPr>
            <m:t>m</m:t>
          </w:ins>
        </m:r>
        <m:r>
          <w:ins w:id="1139" w:author="Author" w:date="2026-03-30T07:53:00Z" w16du:dateUtc="2026-03-30T05:53:00Z">
            <m:rPr>
              <m:sty m:val="p"/>
            </m:rPr>
            <w:rPr>
              <w:rFonts w:ascii="Cambria Math" w:hAnsi="Cambria Math"/>
            </w:rPr>
            <m:t>=</m:t>
          </w:ins>
        </m:r>
        <m:r>
          <w:ins w:id="1140" w:author="Author" w:date="2026-03-30T07:53:00Z" w16du:dateUtc="2026-03-30T05:53:00Z">
            <w:rPr>
              <w:rFonts w:ascii="Cambria Math" w:hAnsi="Cambria Math"/>
            </w:rPr>
            <m:t>1</m:t>
          </w:ins>
        </m:r>
      </m:oMath>
      <w:ins w:id="1141" w:author="Author" w:date="2026-03-30T07:53:00Z" w16du:dateUtc="2026-03-30T05:53:00Z">
        <w:r>
          <w:t xml:space="preserve"> (</w:t>
        </w:r>
      </w:ins>
      <w:r>
        <w:t xml:space="preserve">bottom </w:t>
      </w:r>
      <w:del w:id="1142" w:author="Author" w:date="2026-03-30T07:53:00Z" w16du:dateUtc="2026-03-30T05:53:00Z">
        <w:r>
          <w:delText xml:space="preserve">row of each panel, where </w:delText>
        </w:r>
      </w:del>
      <m:oMath>
        <m:r>
          <w:del w:id="1143" w:author="Author" w:date="2026-03-30T07:53:00Z" w16du:dateUtc="2026-03-30T05:53:00Z">
            <w:rPr>
              <w:rFonts w:ascii="Cambria Math" w:hAnsi="Cambria Math"/>
            </w:rPr>
            <m:t>m</m:t>
          </w:del>
        </m:r>
        <m:r>
          <w:del w:id="1144" w:author="Author" w:date="2026-03-30T07:53:00Z" w16du:dateUtc="2026-03-30T05:53:00Z">
            <m:rPr>
              <m:sty m:val="p"/>
            </m:rPr>
            <w:rPr>
              <w:rFonts w:ascii="Cambria Math" w:hAnsi="Cambria Math"/>
            </w:rPr>
            <m:t>=</m:t>
          </w:del>
        </m:r>
        <m:r>
          <w:del w:id="1145" w:author="Author" w:date="2026-03-30T07:53:00Z" w16du:dateUtc="2026-03-30T05:53:00Z">
            <w:rPr>
              <w:rFonts w:ascii="Cambria Math" w:hAnsi="Cambria Math"/>
            </w:rPr>
            <m:t>1</m:t>
          </w:del>
        </m:r>
      </m:oMath>
      <w:del w:id="1146" w:author="Author" w:date="2026-03-30T07:53:00Z" w16du:dateUtc="2026-03-30T05:53:00Z">
        <w:r>
          <w:delText xml:space="preserve">. These three </w:delText>
        </w:r>
      </w:del>
      <w:r>
        <w:t>rows</w:t>
      </w:r>
      <w:del w:id="1147" w:author="Author" w:date="2026-03-30T07:53:00Z" w16du:dateUtc="2026-03-30T05:53:00Z">
        <w:r>
          <w:delText xml:space="preserve"> contain the same results as the top, middle, and bottom curves in Figure 4 and </w:delText>
        </w:r>
      </w:del>
      <w:ins w:id="1148" w:author="Author" w:date="2026-03-30T07:53:00Z" w16du:dateUtc="2026-03-30T05:53:00Z">
        <w:r>
          <w:t xml:space="preserve">), the panels </w:t>
        </w:r>
      </w:ins>
      <w:r>
        <w:t xml:space="preserve">show risk aversion </w:t>
      </w:r>
      <w:del w:id="1149" w:author="Author" w:date="2026-03-30T07:53:00Z" w16du:dateUtc="2026-03-30T05:53:00Z">
        <w:r>
          <w:delText>when</w:delText>
        </w:r>
      </w:del>
      <w:ins w:id="1150" w:author="Author" w:date="2026-03-30T07:53:00Z" w16du:dateUtc="2026-03-30T05:53:00Z">
        <w:r>
          <w:t>for</w:t>
        </w:r>
      </w:ins>
      <w:r>
        <w:t xml:space="preserve"> </w:t>
      </w:r>
      <m:oMath>
        <m:r>
          <w:rPr>
            <w:rFonts w:ascii="Cambria Math" w:hAnsi="Cambria Math"/>
          </w:rPr>
          <m:t>ϵ</m:t>
        </m:r>
        <m:r>
          <m:rPr>
            <m:sty m:val="p"/>
          </m:rPr>
          <w:rPr>
            <w:rFonts w:ascii="Cambria Math" w:hAnsi="Cambria Math"/>
          </w:rPr>
          <m:t>=</m:t>
        </m:r>
        <m:r>
          <w:rPr>
            <w:rFonts w:ascii="Cambria Math" w:hAnsi="Cambria Math"/>
          </w:rPr>
          <m:t>0.2</m:t>
        </m:r>
      </m:oMath>
      <w:del w:id="1151" w:author="Author" w:date="2026-03-30T07:53:00Z" w16du:dateUtc="2026-03-30T05:53:00Z">
        <w:r>
          <w:delText xml:space="preserve"> (i.e., Registered Reports are attractive </w:delText>
        </w:r>
        <w:r>
          <w:lastRenderedPageBreak/>
          <w:delText>even when they yield a low payoff),</w:delText>
        </w:r>
      </w:del>
      <w:ins w:id="1152" w:author="Author" w:date="2026-03-30T07:53:00Z" w16du:dateUtc="2026-03-30T05:53:00Z">
        <w:r>
          <w:t>,</w:t>
        </w:r>
      </w:ins>
      <w:r>
        <w:t xml:space="preserve"> risk proneness </w:t>
      </w:r>
      <w:del w:id="1153" w:author="Author" w:date="2026-03-30T07:53:00Z" w16du:dateUtc="2026-03-30T05:53:00Z">
        <w:r>
          <w:delText>when</w:delText>
        </w:r>
      </w:del>
      <w:ins w:id="1154" w:author="Author" w:date="2026-03-30T07:53:00Z" w16du:dateUtc="2026-03-30T05:53:00Z">
        <w:r>
          <w:t>for</w:t>
        </w:r>
      </w:ins>
      <w:r>
        <w:t xml:space="preserve"> </w:t>
      </w:r>
      <m:oMath>
        <m:r>
          <w:rPr>
            <w:rFonts w:ascii="Cambria Math" w:hAnsi="Cambria Math"/>
          </w:rPr>
          <m:t>ϵ</m:t>
        </m:r>
        <m:r>
          <m:rPr>
            <m:sty m:val="p"/>
          </m:rPr>
          <w:rPr>
            <w:rFonts w:ascii="Cambria Math" w:hAnsi="Cambria Math"/>
          </w:rPr>
          <m:t>=</m:t>
        </m:r>
        <m:r>
          <w:rPr>
            <w:rFonts w:ascii="Cambria Math" w:hAnsi="Cambria Math"/>
          </w:rPr>
          <m:t>5</m:t>
        </m:r>
      </m:oMath>
      <w:del w:id="1155" w:author="Author" w:date="2026-03-30T07:53:00Z" w16du:dateUtc="2026-03-30T05:53:00Z">
        <w:r>
          <w:delText xml:space="preserve"> (Registered Reports are unattractive even when they yield a high payoff), and </w:delText>
        </w:r>
      </w:del>
      <w:ins w:id="1156" w:author="Author" w:date="2026-03-30T07:53:00Z" w16du:dateUtc="2026-03-30T05:53:00Z">
        <w:r>
          <w:t xml:space="preserve">, and </w:t>
        </w:r>
      </w:ins>
      <w:r>
        <w:t xml:space="preserve">a linear strategy </w:t>
      </w:r>
      <m:oMath>
        <m:sSub>
          <m:sSubPr>
            <m:ctrlPr>
              <w:del w:id="1157" w:author="Author" w:date="2026-03-30T07:53:00Z" w16du:dateUtc="2026-03-30T05:53:00Z">
                <w:rPr>
                  <w:rFonts w:ascii="Cambria Math" w:hAnsi="Cambria Math"/>
                </w:rPr>
              </w:del>
            </m:ctrlPr>
          </m:sSubPr>
          <m:e>
            <m:r>
              <w:del w:id="1158" w:author="Author" w:date="2026-03-30T07:53:00Z" w16du:dateUtc="2026-03-30T05:53:00Z">
                <w:rPr>
                  <w:rFonts w:ascii="Cambria Math" w:hAnsi="Cambria Math"/>
                </w:rPr>
                <m:t>s</m:t>
              </w:del>
            </m:r>
          </m:e>
          <m:sub>
            <m:r>
              <w:del w:id="1159" w:author="Author" w:date="2026-03-30T07:53:00Z" w16du:dateUtc="2026-03-30T05:53:00Z">
                <w:rPr>
                  <w:rFonts w:ascii="Cambria Math" w:hAnsi="Cambria Math"/>
                </w:rPr>
                <m:t>optimal</m:t>
              </w:del>
            </m:r>
          </m:sub>
        </m:sSub>
        <m:r>
          <w:del w:id="1160" w:author="Author" w:date="2026-03-30T07:53:00Z" w16du:dateUtc="2026-03-30T05:53:00Z">
            <m:rPr>
              <m:sty m:val="p"/>
            </m:rPr>
            <w:rPr>
              <w:rFonts w:ascii="Cambria Math" w:hAnsi="Cambria Math"/>
            </w:rPr>
            <m:t>=</m:t>
          </w:del>
        </m:r>
        <m:sSub>
          <m:sSubPr>
            <m:ctrlPr>
              <w:del w:id="1161" w:author="Author" w:date="2026-03-30T07:53:00Z" w16du:dateUtc="2026-03-30T05:53:00Z">
                <w:rPr>
                  <w:rFonts w:ascii="Cambria Math" w:hAnsi="Cambria Math"/>
                </w:rPr>
              </w:del>
            </m:ctrlPr>
          </m:sSubPr>
          <m:e>
            <m:r>
              <w:del w:id="1162" w:author="Author" w:date="2026-03-30T07:53:00Z" w16du:dateUtc="2026-03-30T05:53:00Z">
                <w:rPr>
                  <w:rFonts w:ascii="Cambria Math" w:hAnsi="Cambria Math"/>
                </w:rPr>
                <m:t>b</m:t>
              </w:del>
            </m:r>
          </m:e>
          <m:sub>
            <m:r>
              <w:del w:id="1163" w:author="Author" w:date="2026-03-30T07:53:00Z" w16du:dateUtc="2026-03-30T05:53:00Z">
                <w:rPr>
                  <w:rFonts w:ascii="Cambria Math" w:hAnsi="Cambria Math"/>
                </w:rPr>
                <m:t>R</m:t>
              </w:del>
            </m:r>
          </m:sub>
        </m:sSub>
      </m:oMath>
      <w:del w:id="1164" w:author="Author" w:date="2026-03-30T07:53:00Z" w16du:dateUtc="2026-03-30T05:53:00Z">
        <w:r>
          <w:delText xml:space="preserve"> when</w:delText>
        </w:r>
      </w:del>
      <w:ins w:id="1165" w:author="Author" w:date="2026-03-30T07:53:00Z" w16du:dateUtc="2026-03-30T05:53:00Z">
        <w:r>
          <w:t>for</w:t>
        </w:r>
      </w:ins>
      <w:r>
        <w:t xml:space="preserve"> </w:t>
      </w:r>
      <m:oMath>
        <m:r>
          <w:rPr>
            <w:rFonts w:ascii="Cambria Math" w:hAnsi="Cambria Math"/>
          </w:rPr>
          <m:t>ϵ</m:t>
        </m:r>
        <m:r>
          <m:rPr>
            <m:sty m:val="p"/>
          </m:rPr>
          <w:rPr>
            <w:rFonts w:ascii="Cambria Math" w:hAnsi="Cambria Math"/>
          </w:rPr>
          <m:t>=</m:t>
        </m:r>
        <m:r>
          <w:rPr>
            <w:rFonts w:ascii="Cambria Math" w:hAnsi="Cambria Math"/>
          </w:rPr>
          <m:t>1</m:t>
        </m:r>
      </m:oMath>
      <w:r>
        <w:t xml:space="preserve">. </w:t>
      </w:r>
      <w:del w:id="1166" w:author="Author" w:date="2026-03-30T07:53:00Z" w16du:dateUtc="2026-03-30T05:53:00Z">
        <w:r>
          <w:delText>From this starting point, the two panels with</w:delText>
        </w:r>
      </w:del>
      <w:ins w:id="1167" w:author="Author" w:date="2026-03-30T07:53:00Z" w16du:dateUtc="2026-03-30T05:53:00Z">
        <w:r>
          <w:t xml:space="preserve">As </w:t>
        </w:r>
      </w:ins>
      <m:oMath>
        <m:r>
          <w:ins w:id="1168" w:author="Author" w:date="2026-03-30T07:53:00Z" w16du:dateUtc="2026-03-30T05:53:00Z">
            <w:rPr>
              <w:rFonts w:ascii="Cambria Math" w:hAnsi="Cambria Math"/>
            </w:rPr>
            <m:t>m</m:t>
          </w:ins>
        </m:r>
      </m:oMath>
      <w:ins w:id="1169" w:author="Author" w:date="2026-03-30T07:53:00Z" w16du:dateUtc="2026-03-30T05:53:00Z">
        <w:r>
          <w:t xml:space="preserve"> increases, both</w:t>
        </w:r>
      </w:ins>
      <w:r>
        <w:t xml:space="preserve"> non-linear </w:t>
      </w:r>
      <w:del w:id="1170" w:author="Author" w:date="2026-03-30T07:53:00Z" w16du:dateUtc="2026-03-30T05:53:00Z">
        <w:r>
          <w:delText>fitness functions start to approximate</w:delText>
        </w:r>
      </w:del>
      <w:ins w:id="1171" w:author="Author" w:date="2026-03-30T07:53:00Z" w16du:dateUtc="2026-03-30T05:53:00Z">
        <w:r>
          <w:t>panels converge towards</w:t>
        </w:r>
      </w:ins>
      <w:r>
        <w:t xml:space="preserve"> the linear case</w:t>
      </w:r>
      <w:del w:id="1172" w:author="Author" w:date="2026-03-30T07:53:00Z" w16du:dateUtc="2026-03-30T05:53:00Z">
        <w:r>
          <w:delText xml:space="preserve"> as </w:delText>
        </w:r>
      </w:del>
      <m:oMath>
        <m:r>
          <w:del w:id="1173" w:author="Author" w:date="2026-03-30T07:53:00Z" w16du:dateUtc="2026-03-30T05:53:00Z">
            <w:rPr>
              <w:rFonts w:ascii="Cambria Math" w:hAnsi="Cambria Math"/>
            </w:rPr>
            <m:t>m</m:t>
          </w:del>
        </m:r>
      </m:oMath>
      <w:del w:id="1174" w:author="Author" w:date="2026-03-30T07:53:00Z" w16du:dateUtc="2026-03-30T05:53:00Z">
        <w:r>
          <w:delText xml:space="preserve"> increases. This pattern reflects</w:delText>
        </w:r>
      </w:del>
      <w:ins w:id="1175" w:author="Author" w:date="2026-03-30T07:53:00Z" w16du:dateUtc="2026-03-30T05:53:00Z">
        <w:r>
          <w:t>, reflecting</w:t>
        </w:r>
      </w:ins>
      <w:r>
        <w:t xml:space="preserve"> the idea that fitness is better captured by the geometric mean when </w:t>
      </w:r>
      <m:oMath>
        <m:r>
          <w:rPr>
            <w:rFonts w:ascii="Cambria Math" w:hAnsi="Cambria Math"/>
          </w:rPr>
          <m:t>m</m:t>
        </m:r>
      </m:oMath>
      <w:r>
        <w:t xml:space="preserve"> is low</w:t>
      </w:r>
      <w:del w:id="1176" w:author="Author" w:date="2026-03-30T07:53:00Z" w16du:dateUtc="2026-03-30T05:53:00Z">
        <w:r>
          <w:delText>,</w:delText>
        </w:r>
      </w:del>
      <w:r>
        <w:t xml:space="preserve"> and</w:t>
      </w:r>
      <w:del w:id="1177" w:author="Author" w:date="2026-03-30T07:53:00Z" w16du:dateUtc="2026-03-30T05:53:00Z">
        <w:r>
          <w:delText xml:space="preserve"> better captured</w:delText>
        </w:r>
      </w:del>
      <w:r>
        <w:t xml:space="preserve"> by the arithmetic mean when </w:t>
      </w:r>
      <m:oMath>
        <m:r>
          <w:rPr>
            <w:rFonts w:ascii="Cambria Math" w:hAnsi="Cambria Math"/>
          </w:rPr>
          <m:t>m</m:t>
        </m:r>
      </m:oMath>
      <w:r>
        <w:t xml:space="preserve"> is high (Haaland et al., 2019).</w:t>
      </w:r>
    </w:p>
    <w:p w14:paraId="7BD4F305" w14:textId="77777777" w:rsidR="00251F6B" w:rsidRDefault="00000000">
      <w:pPr>
        <w:pStyle w:val="BodyText"/>
        <w:rPr>
          <w:del w:id="1178" w:author="Author" w:date="2026-03-30T07:53:00Z" w16du:dateUtc="2026-03-30T05:53:00Z"/>
        </w:rPr>
      </w:pPr>
      <w:r>
        <w:t xml:space="preserve">To </w:t>
      </w:r>
      <w:del w:id="1179" w:author="Author" w:date="2026-03-30T07:53:00Z" w16du:dateUtc="2026-03-30T05:53:00Z">
        <w:r>
          <w:delText>better understand</w:delText>
        </w:r>
      </w:del>
      <w:ins w:id="1180" w:author="Author" w:date="2026-03-30T07:53:00Z" w16du:dateUtc="2026-03-30T05:53:00Z">
        <w:r>
          <w:t>illustrate</w:t>
        </w:r>
      </w:ins>
      <w:r>
        <w:t xml:space="preserve"> this dynamic, </w:t>
      </w:r>
      <w:del w:id="1181" w:author="Author" w:date="2026-03-30T07:53:00Z" w16du:dateUtc="2026-03-30T05:53:00Z">
        <w:r>
          <w:delText xml:space="preserve">let’s </w:delText>
        </w:r>
      </w:del>
      <w:r>
        <w:t xml:space="preserve">consider two researchers with extreme </w:t>
      </w:r>
      <w:del w:id="1182" w:author="Author" w:date="2026-03-30T07:53:00Z" w16du:dateUtc="2026-03-30T05:53:00Z">
        <w:r>
          <w:delText xml:space="preserve">submission </w:delText>
        </w:r>
      </w:del>
      <w:r>
        <w:t>strategies: Regina Register conducts only Registered Reports (</w:t>
      </w:r>
      <m:oMath>
        <m:sSub>
          <m:sSubPr>
            <m:ctrlPr>
              <w:del w:id="1183" w:author="Author" w:date="2026-03-30T07:53:00Z" w16du:dateUtc="2026-03-30T05:53:00Z">
                <w:rPr>
                  <w:rFonts w:ascii="Cambria Math" w:hAnsi="Cambria Math"/>
                </w:rPr>
              </w:del>
            </m:ctrlPr>
          </m:sSubPr>
          <m:e>
            <m:r>
              <w:del w:id="1184" w:author="Author" w:date="2026-03-30T07:53:00Z" w16du:dateUtc="2026-03-30T05:53:00Z">
                <w:rPr>
                  <w:rFonts w:ascii="Cambria Math" w:hAnsi="Cambria Math"/>
                </w:rPr>
                <m:t>s</m:t>
              </w:del>
            </m:r>
          </m:e>
          <m:sub>
            <m:r>
              <w:del w:id="1185" w:author="Author" w:date="2026-03-30T07:53:00Z" w16du:dateUtc="2026-03-30T05:53:00Z">
                <w:rPr>
                  <w:rFonts w:ascii="Cambria Math" w:hAnsi="Cambria Math"/>
                </w:rPr>
                <m:t>Regina</m:t>
              </w:del>
            </m:r>
          </m:sub>
        </m:sSub>
        <m:r>
          <w:del w:id="1186" w:author="Author" w:date="2026-03-30T07:53:00Z" w16du:dateUtc="2026-03-30T05:53:00Z">
            <m:rPr>
              <m:sty m:val="p"/>
            </m:rPr>
            <w:rPr>
              <w:rFonts w:ascii="Cambria Math" w:hAnsi="Cambria Math"/>
            </w:rPr>
            <m:t>=</m:t>
          </w:del>
        </m:r>
        <m:r>
          <w:ins w:id="1187" w:author="Author" w:date="2026-03-30T07:53:00Z" w16du:dateUtc="2026-03-30T05:53:00Z">
            <w:rPr>
              <w:rFonts w:ascii="Cambria Math" w:hAnsi="Cambria Math"/>
            </w:rPr>
            <m:t>s</m:t>
          </w:ins>
        </m:r>
        <m:r>
          <w:ins w:id="1188" w:author="Author" w:date="2026-03-30T07:53:00Z" w16du:dateUtc="2026-03-30T05:53:00Z">
            <m:rPr>
              <m:sty m:val="p"/>
            </m:rPr>
            <w:rPr>
              <w:rFonts w:ascii="Cambria Math" w:hAnsi="Cambria Math"/>
            </w:rPr>
            <m:t>=</m:t>
          </w:ins>
        </m:r>
        <m:r>
          <w:rPr>
            <w:rFonts w:ascii="Cambria Math" w:hAnsi="Cambria Math"/>
          </w:rPr>
          <m:t>1</m:t>
        </m:r>
      </m:oMath>
      <w:r>
        <w:t>), Darren Daring conducts only standard reports (</w:t>
      </w:r>
      <m:oMath>
        <m:sSub>
          <m:sSubPr>
            <m:ctrlPr>
              <w:del w:id="1189" w:author="Author" w:date="2026-03-30T07:53:00Z" w16du:dateUtc="2026-03-30T05:53:00Z">
                <w:rPr>
                  <w:rFonts w:ascii="Cambria Math" w:hAnsi="Cambria Math"/>
                </w:rPr>
              </w:del>
            </m:ctrlPr>
          </m:sSubPr>
          <m:e>
            <m:r>
              <w:del w:id="1190" w:author="Author" w:date="2026-03-30T07:53:00Z" w16du:dateUtc="2026-03-30T05:53:00Z">
                <w:rPr>
                  <w:rFonts w:ascii="Cambria Math" w:hAnsi="Cambria Math"/>
                </w:rPr>
                <m:t>s</m:t>
              </w:del>
            </m:r>
          </m:e>
          <m:sub>
            <m:r>
              <w:del w:id="1191" w:author="Author" w:date="2026-03-30T07:53:00Z" w16du:dateUtc="2026-03-30T05:53:00Z">
                <w:rPr>
                  <w:rFonts w:ascii="Cambria Math" w:hAnsi="Cambria Math"/>
                </w:rPr>
                <m:t>Darren</m:t>
              </w:del>
            </m:r>
          </m:sub>
        </m:sSub>
        <m:r>
          <w:del w:id="1192" w:author="Author" w:date="2026-03-30T07:53:00Z" w16du:dateUtc="2026-03-30T05:53:00Z">
            <m:rPr>
              <m:sty m:val="p"/>
            </m:rPr>
            <w:rPr>
              <w:rFonts w:ascii="Cambria Math" w:hAnsi="Cambria Math"/>
            </w:rPr>
            <m:t>=</m:t>
          </w:del>
        </m:r>
        <m:r>
          <w:ins w:id="1193" w:author="Author" w:date="2026-03-30T07:53:00Z" w16du:dateUtc="2026-03-30T05:53:00Z">
            <w:rPr>
              <w:rFonts w:ascii="Cambria Math" w:hAnsi="Cambria Math"/>
            </w:rPr>
            <m:t>s</m:t>
          </w:ins>
        </m:r>
        <m:r>
          <w:ins w:id="1194" w:author="Author" w:date="2026-03-30T07:53:00Z" w16du:dateUtc="2026-03-30T05:53:00Z">
            <m:rPr>
              <m:sty m:val="p"/>
            </m:rPr>
            <w:rPr>
              <w:rFonts w:ascii="Cambria Math" w:hAnsi="Cambria Math"/>
            </w:rPr>
            <m:t>=</m:t>
          </w:ins>
        </m:r>
        <m:r>
          <w:rPr>
            <w:rFonts w:ascii="Cambria Math" w:hAnsi="Cambria Math"/>
          </w:rPr>
          <m:t>0</m:t>
        </m:r>
      </m:oMath>
      <w:del w:id="1195" w:author="Author" w:date="2026-03-30T07:53:00Z" w16du:dateUtc="2026-03-30T05:53:00Z">
        <w:r>
          <w:delText xml:space="preserve">). The payoff for Registered Reports is fixed at </w:delText>
        </w:r>
      </w:del>
      <w:ins w:id="1196" w:author="Author" w:date="2026-03-30T07:53:00Z" w16du:dateUtc="2026-03-30T05:53:00Z">
        <w:r>
          <w:t xml:space="preserve">), with </w:t>
        </w:r>
      </w:ins>
      <m:oMath>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r>
          <w:rPr>
            <w:rFonts w:ascii="Cambria Math" w:hAnsi="Cambria Math"/>
          </w:rPr>
          <m:t>0.5</m:t>
        </m:r>
      </m:oMath>
      <w:r>
        <w:t xml:space="preserve">. </w:t>
      </w:r>
      <w:del w:id="1197" w:author="Author" w:date="2026-03-30T07:53:00Z" w16du:dateUtc="2026-03-30T05:53:00Z">
        <w:r>
          <w:delText xml:space="preserve">After one research cycle, Regina receives a payoff of 0.5 and Darren receives either 0 or 1 (with 50/50 odds). If fitness is calculated after this one round with </w:delText>
        </w:r>
      </w:del>
      <w:ins w:id="1198" w:author="Author" w:date="2026-03-30T07:53:00Z" w16du:dateUtc="2026-03-30T05:53:00Z">
        <w:r>
          <w:t xml:space="preserve">With </w:t>
        </w:r>
      </w:ins>
      <m:oMath>
        <m:r>
          <w:ins w:id="1199" w:author="Author" w:date="2026-03-30T07:53:00Z" w16du:dateUtc="2026-03-30T05:53:00Z">
            <w:rPr>
              <w:rFonts w:ascii="Cambria Math" w:hAnsi="Cambria Math"/>
            </w:rPr>
            <m:t>m</m:t>
          </w:ins>
        </m:r>
        <m:r>
          <w:ins w:id="1200" w:author="Author" w:date="2026-03-30T07:53:00Z" w16du:dateUtc="2026-03-30T05:53:00Z">
            <m:rPr>
              <m:sty m:val="p"/>
            </m:rPr>
            <w:rPr>
              <w:rFonts w:ascii="Cambria Math" w:hAnsi="Cambria Math"/>
            </w:rPr>
            <m:t>=</m:t>
          </w:ins>
        </m:r>
        <m:r>
          <w:ins w:id="1201" w:author="Author" w:date="2026-03-30T07:53:00Z" w16du:dateUtc="2026-03-30T05:53:00Z">
            <w:rPr>
              <w:rFonts w:ascii="Cambria Math" w:hAnsi="Cambria Math"/>
            </w:rPr>
            <m:t>1</m:t>
          </w:ins>
        </m:r>
      </m:oMath>
      <w:ins w:id="1202" w:author="Author" w:date="2026-03-30T07:53:00Z" w16du:dateUtc="2026-03-30T05:53:00Z">
        <w:r>
          <w:t xml:space="preserve"> and </w:t>
        </w:r>
      </w:ins>
      <m:oMath>
        <m:r>
          <w:rPr>
            <w:rFonts w:ascii="Cambria Math" w:hAnsi="Cambria Math"/>
          </w:rPr>
          <m:t>ϵ</m:t>
        </m:r>
        <m:r>
          <m:rPr>
            <m:sty m:val="p"/>
          </m:rPr>
          <w:rPr>
            <w:rFonts w:ascii="Cambria Math" w:hAnsi="Cambria Math"/>
          </w:rPr>
          <m:t>=</m:t>
        </m:r>
        <m:r>
          <w:rPr>
            <w:rFonts w:ascii="Cambria Math" w:hAnsi="Cambria Math"/>
          </w:rPr>
          <m:t>0.2</m:t>
        </m:r>
      </m:oMath>
      <w:del w:id="1203" w:author="Author" w:date="2026-03-30T07:53:00Z" w16du:dateUtc="2026-03-30T05:53:00Z">
        <w:r>
          <w:delText xml:space="preserve"> (concave function, yielding diminishing returns),</w:delText>
        </w:r>
      </w:del>
      <w:ins w:id="1204" w:author="Author" w:date="2026-03-30T07:53:00Z" w16du:dateUtc="2026-03-30T05:53:00Z">
        <w:r>
          <w:t>,</w:t>
        </w:r>
      </w:ins>
      <w:r>
        <w:t xml:space="preserve"> Regina’s </w:t>
      </w:r>
      <w:ins w:id="1205" w:author="Author" w:date="2026-03-30T07:53:00Z" w16du:dateUtc="2026-03-30T05:53:00Z">
        <w:r>
          <w:t xml:space="preserve">fixed payoff of 0.5 converts to </w:t>
        </w:r>
      </w:ins>
      <w:r>
        <w:t xml:space="preserve">fitness </w:t>
      </w:r>
      <w:del w:id="1206" w:author="Author" w:date="2026-03-30T07:53:00Z" w16du:dateUtc="2026-03-30T05:53:00Z">
        <w:r>
          <w:delText xml:space="preserve">is </w:delText>
        </w:r>
      </w:del>
      <m:oMath>
        <m:sSub>
          <m:sSubPr>
            <m:ctrlPr>
              <w:del w:id="1207" w:author="Author" w:date="2026-03-30T07:53:00Z" w16du:dateUtc="2026-03-30T05:53:00Z">
                <w:rPr>
                  <w:rFonts w:ascii="Cambria Math" w:hAnsi="Cambria Math"/>
                </w:rPr>
              </w:del>
            </m:ctrlPr>
          </m:sSubPr>
          <m:e>
            <m:r>
              <w:del w:id="1208" w:author="Author" w:date="2026-03-30T07:53:00Z" w16du:dateUtc="2026-03-30T05:53:00Z">
                <w:rPr>
                  <w:rFonts w:ascii="Cambria Math" w:hAnsi="Cambria Math"/>
                </w:rPr>
                <m:t>f</m:t>
              </w:del>
            </m:r>
          </m:e>
          <m:sub>
            <m:r>
              <w:del w:id="1209" w:author="Author" w:date="2026-03-30T07:53:00Z" w16du:dateUtc="2026-03-30T05:53:00Z">
                <w:rPr>
                  <w:rFonts w:ascii="Cambria Math" w:hAnsi="Cambria Math"/>
                </w:rPr>
                <m:t>Regina</m:t>
              </w:del>
            </m:r>
          </m:sub>
        </m:sSub>
        <m:r>
          <w:del w:id="1210" w:author="Author" w:date="2026-03-30T07:53:00Z" w16du:dateUtc="2026-03-30T05:53:00Z">
            <m:rPr>
              <m:sty m:val="p"/>
            </m:rPr>
            <w:rPr>
              <w:rFonts w:ascii="Cambria Math" w:hAnsi="Cambria Math"/>
            </w:rPr>
            <m:t>=</m:t>
          </w:del>
        </m:r>
        <m:sSup>
          <m:sSupPr>
            <m:ctrlPr>
              <w:del w:id="1211" w:author="Author" w:date="2026-03-30T07:53:00Z" w16du:dateUtc="2026-03-30T05:53:00Z">
                <w:rPr>
                  <w:rFonts w:ascii="Cambria Math" w:hAnsi="Cambria Math"/>
                </w:rPr>
              </w:del>
            </m:ctrlPr>
          </m:sSupPr>
          <m:e>
            <m:f>
              <m:fPr>
                <m:ctrlPr>
                  <w:del w:id="1212" w:author="Author" w:date="2026-03-30T07:53:00Z" w16du:dateUtc="2026-03-30T05:53:00Z">
                    <w:rPr>
                      <w:rFonts w:ascii="Cambria Math" w:hAnsi="Cambria Math"/>
                    </w:rPr>
                  </w:del>
                </m:ctrlPr>
              </m:fPr>
              <m:num>
                <m:r>
                  <w:del w:id="1213" w:author="Author" w:date="2026-03-30T07:53:00Z" w16du:dateUtc="2026-03-30T05:53:00Z">
                    <w:rPr>
                      <w:rFonts w:ascii="Cambria Math" w:hAnsi="Cambria Math"/>
                    </w:rPr>
                    <m:t>1</m:t>
                  </w:del>
                </m:r>
              </m:num>
              <m:den>
                <m:r>
                  <w:del w:id="1214" w:author="Author" w:date="2026-03-30T07:53:00Z" w16du:dateUtc="2026-03-30T05:53:00Z">
                    <w:rPr>
                      <w:rFonts w:ascii="Cambria Math" w:hAnsi="Cambria Math"/>
                    </w:rPr>
                    <m:t>2</m:t>
                  </w:del>
                </m:r>
              </m:den>
            </m:f>
          </m:e>
          <m:sup>
            <m:f>
              <m:fPr>
                <m:ctrlPr>
                  <w:del w:id="1215" w:author="Author" w:date="2026-03-30T07:53:00Z" w16du:dateUtc="2026-03-30T05:53:00Z">
                    <w:rPr>
                      <w:rFonts w:ascii="Cambria Math" w:hAnsi="Cambria Math"/>
                    </w:rPr>
                  </w:del>
                </m:ctrlPr>
              </m:fPr>
              <m:num>
                <m:r>
                  <w:del w:id="1216" w:author="Author" w:date="2026-03-30T07:53:00Z" w16du:dateUtc="2026-03-30T05:53:00Z">
                    <w:rPr>
                      <w:rFonts w:ascii="Cambria Math" w:hAnsi="Cambria Math"/>
                    </w:rPr>
                    <m:t>1</m:t>
                  </w:del>
                </m:r>
              </m:num>
              <m:den>
                <m:r>
                  <w:del w:id="1217" w:author="Author" w:date="2026-03-30T07:53:00Z" w16du:dateUtc="2026-03-30T05:53:00Z">
                    <w:rPr>
                      <w:rFonts w:ascii="Cambria Math" w:hAnsi="Cambria Math"/>
                    </w:rPr>
                    <m:t>5</m:t>
                  </w:del>
                </m:r>
              </m:den>
            </m:f>
          </m:sup>
        </m:sSup>
        <m:r>
          <w:del w:id="1218" w:author="Author" w:date="2026-03-30T07:53:00Z" w16du:dateUtc="2026-03-30T05:53:00Z">
            <m:rPr>
              <m:sty m:val="p"/>
            </m:rPr>
            <w:rPr>
              <w:rFonts w:ascii="Cambria Math" w:hAnsi="Cambria Math"/>
            </w:rPr>
            <m:t>=</m:t>
          </w:del>
        </m:r>
        <m:sSup>
          <m:sSupPr>
            <m:ctrlPr>
              <w:ins w:id="1219" w:author="Author" w:date="2026-03-30T07:53:00Z" w16du:dateUtc="2026-03-30T05:53:00Z">
                <w:rPr>
                  <w:rFonts w:ascii="Cambria Math" w:hAnsi="Cambria Math"/>
                </w:rPr>
              </w:ins>
            </m:ctrlPr>
          </m:sSupPr>
          <m:e>
            <m:r>
              <w:ins w:id="1220" w:author="Author" w:date="2026-03-30T07:53:00Z" w16du:dateUtc="2026-03-30T05:53:00Z">
                <w:rPr>
                  <w:rFonts w:ascii="Cambria Math" w:hAnsi="Cambria Math"/>
                </w:rPr>
                <m:t>0.5</m:t>
              </w:ins>
            </m:r>
          </m:e>
          <m:sup>
            <m:r>
              <w:ins w:id="1221" w:author="Author" w:date="2026-03-30T07:53:00Z" w16du:dateUtc="2026-03-30T05:53:00Z">
                <w:rPr>
                  <w:rFonts w:ascii="Cambria Math" w:hAnsi="Cambria Math"/>
                </w:rPr>
                <m:t>0.2</m:t>
              </w:ins>
            </m:r>
          </m:sup>
        </m:sSup>
        <m:r>
          <w:ins w:id="1222" w:author="Author" w:date="2026-03-30T07:53:00Z" w16du:dateUtc="2026-03-30T05:53:00Z">
            <m:rPr>
              <m:sty m:val="p"/>
            </m:rPr>
            <w:rPr>
              <w:rFonts w:ascii="Cambria Math" w:hAnsi="Cambria Math"/>
            </w:rPr>
            <m:t>≈</m:t>
          </w:ins>
        </m:r>
        <m:r>
          <w:rPr>
            <w:rFonts w:ascii="Cambria Math" w:hAnsi="Cambria Math"/>
          </w:rPr>
          <m:t>0.87</m:t>
        </m:r>
      </m:oMath>
      <w:r>
        <w:t xml:space="preserve">, </w:t>
      </w:r>
      <w:del w:id="1223" w:author="Author" w:date="2026-03-30T07:53:00Z" w16du:dateUtc="2026-03-30T05:53:00Z">
        <w:r>
          <w:delText>and</w:delText>
        </w:r>
      </w:del>
      <w:ins w:id="1224" w:author="Author" w:date="2026-03-30T07:53:00Z" w16du:dateUtc="2026-03-30T05:53:00Z">
        <w:r>
          <w:t>while</w:t>
        </w:r>
      </w:ins>
      <w:r>
        <w:t xml:space="preserve"> Darren’s </w:t>
      </w:r>
      <w:del w:id="1225" w:author="Author" w:date="2026-03-30T07:53:00Z" w16du:dateUtc="2026-03-30T05:53:00Z">
        <w:r>
          <w:delText xml:space="preserve">fitness is either </w:delText>
        </w:r>
      </w:del>
      <m:oMath>
        <m:sSub>
          <m:sSubPr>
            <m:ctrlPr>
              <w:del w:id="1226" w:author="Author" w:date="2026-03-30T07:53:00Z" w16du:dateUtc="2026-03-30T05:53:00Z">
                <w:rPr>
                  <w:rFonts w:ascii="Cambria Math" w:hAnsi="Cambria Math"/>
                </w:rPr>
              </w:del>
            </m:ctrlPr>
          </m:sSubPr>
          <m:e>
            <m:r>
              <w:del w:id="1227" w:author="Author" w:date="2026-03-30T07:53:00Z" w16du:dateUtc="2026-03-30T05:53:00Z">
                <w:rPr>
                  <w:rFonts w:ascii="Cambria Math" w:hAnsi="Cambria Math"/>
                </w:rPr>
                <m:t>f</m:t>
              </w:del>
            </m:r>
          </m:e>
          <m:sub>
            <m:r>
              <w:del w:id="1228" w:author="Author" w:date="2026-03-30T07:53:00Z" w16du:dateUtc="2026-03-30T05:53:00Z">
                <w:rPr>
                  <w:rFonts w:ascii="Cambria Math" w:hAnsi="Cambria Math"/>
                </w:rPr>
                <m:t>Darren</m:t>
              </w:del>
            </m:r>
            <m:r>
              <w:del w:id="1229" w:author="Author" w:date="2026-03-30T07:53:00Z" w16du:dateUtc="2026-03-30T05:53:00Z">
                <m:rPr>
                  <m:sty m:val="p"/>
                </m:rPr>
                <w:rPr>
                  <w:rFonts w:ascii="Cambria Math" w:hAnsi="Cambria Math"/>
                </w:rPr>
                <m:t>-</m:t>
              </w:del>
            </m:r>
          </m:sub>
        </m:sSub>
        <m:r>
          <w:del w:id="1230" w:author="Author" w:date="2026-03-30T07:53:00Z" w16du:dateUtc="2026-03-30T05:53:00Z">
            <m:rPr>
              <m:sty m:val="p"/>
            </m:rPr>
            <w:rPr>
              <w:rFonts w:ascii="Cambria Math" w:hAnsi="Cambria Math"/>
            </w:rPr>
            <m:t>=</m:t>
          </w:del>
        </m:r>
        <m:sSup>
          <m:sSupPr>
            <m:ctrlPr>
              <w:del w:id="1231" w:author="Author" w:date="2026-03-30T07:53:00Z" w16du:dateUtc="2026-03-30T05:53:00Z">
                <w:rPr>
                  <w:rFonts w:ascii="Cambria Math" w:hAnsi="Cambria Math"/>
                </w:rPr>
              </w:del>
            </m:ctrlPr>
          </m:sSupPr>
          <m:e>
            <m:r>
              <w:del w:id="1232" w:author="Author" w:date="2026-03-30T07:53:00Z" w16du:dateUtc="2026-03-30T05:53:00Z">
                <w:rPr>
                  <w:rFonts w:ascii="Cambria Math" w:hAnsi="Cambria Math"/>
                </w:rPr>
                <m:t>0</m:t>
              </w:del>
            </m:r>
          </m:e>
          <m:sup>
            <m:f>
              <m:fPr>
                <m:ctrlPr>
                  <w:del w:id="1233" w:author="Author" w:date="2026-03-30T07:53:00Z" w16du:dateUtc="2026-03-30T05:53:00Z">
                    <w:rPr>
                      <w:rFonts w:ascii="Cambria Math" w:hAnsi="Cambria Math"/>
                    </w:rPr>
                  </w:del>
                </m:ctrlPr>
              </m:fPr>
              <m:num>
                <m:r>
                  <w:del w:id="1234" w:author="Author" w:date="2026-03-30T07:53:00Z" w16du:dateUtc="2026-03-30T05:53:00Z">
                    <w:rPr>
                      <w:rFonts w:ascii="Cambria Math" w:hAnsi="Cambria Math"/>
                    </w:rPr>
                    <m:t>1</m:t>
                  </w:del>
                </m:r>
              </m:num>
              <m:den>
                <m:r>
                  <w:del w:id="1235" w:author="Author" w:date="2026-03-30T07:53:00Z" w16du:dateUtc="2026-03-30T05:53:00Z">
                    <w:rPr>
                      <w:rFonts w:ascii="Cambria Math" w:hAnsi="Cambria Math"/>
                    </w:rPr>
                    <m:t>5</m:t>
                  </w:del>
                </m:r>
              </m:den>
            </m:f>
          </m:sup>
        </m:sSup>
        <m:r>
          <w:del w:id="1236" w:author="Author" w:date="2026-03-30T07:53:00Z" w16du:dateUtc="2026-03-30T05:53:00Z">
            <m:rPr>
              <m:sty m:val="p"/>
            </m:rPr>
            <w:rPr>
              <w:rFonts w:ascii="Cambria Math" w:hAnsi="Cambria Math"/>
            </w:rPr>
            <m:t>=</m:t>
          </w:del>
        </m:r>
        <m:r>
          <w:del w:id="1237" w:author="Author" w:date="2026-03-30T07:53:00Z" w16du:dateUtc="2026-03-30T05:53:00Z">
            <w:rPr>
              <w:rFonts w:ascii="Cambria Math" w:hAnsi="Cambria Math"/>
            </w:rPr>
            <m:t>0</m:t>
          </w:del>
        </m:r>
      </m:oMath>
      <w:del w:id="1238" w:author="Author" w:date="2026-03-30T07:53:00Z" w16du:dateUtc="2026-03-30T05:53:00Z">
        <w:r>
          <w:delText xml:space="preserve"> or </w:delText>
        </w:r>
      </w:del>
      <m:oMath>
        <m:sSub>
          <m:sSubPr>
            <m:ctrlPr>
              <w:del w:id="1239" w:author="Author" w:date="2026-03-30T07:53:00Z" w16du:dateUtc="2026-03-30T05:53:00Z">
                <w:rPr>
                  <w:rFonts w:ascii="Cambria Math" w:hAnsi="Cambria Math"/>
                </w:rPr>
              </w:del>
            </m:ctrlPr>
          </m:sSubPr>
          <m:e>
            <m:r>
              <w:del w:id="1240" w:author="Author" w:date="2026-03-30T07:53:00Z" w16du:dateUtc="2026-03-30T05:53:00Z">
                <w:rPr>
                  <w:rFonts w:ascii="Cambria Math" w:hAnsi="Cambria Math"/>
                </w:rPr>
                <m:t>f</m:t>
              </w:del>
            </m:r>
          </m:e>
          <m:sub>
            <m:r>
              <w:del w:id="1241" w:author="Author" w:date="2026-03-30T07:53:00Z" w16du:dateUtc="2026-03-30T05:53:00Z">
                <w:rPr>
                  <w:rFonts w:ascii="Cambria Math" w:hAnsi="Cambria Math"/>
                </w:rPr>
                <m:t>Darren</m:t>
              </w:del>
            </m:r>
            <m:r>
              <w:del w:id="1242" w:author="Author" w:date="2026-03-30T07:53:00Z" w16du:dateUtc="2026-03-30T05:53:00Z">
                <m:rPr>
                  <m:sty m:val="p"/>
                </m:rPr>
                <w:rPr>
                  <w:rFonts w:ascii="Cambria Math" w:hAnsi="Cambria Math"/>
                </w:rPr>
                <m:t>+</m:t>
              </w:del>
            </m:r>
          </m:sub>
        </m:sSub>
        <m:r>
          <w:del w:id="1243" w:author="Author" w:date="2026-03-30T07:53:00Z" w16du:dateUtc="2026-03-30T05:53:00Z">
            <m:rPr>
              <m:sty m:val="p"/>
            </m:rPr>
            <w:rPr>
              <w:rFonts w:ascii="Cambria Math" w:hAnsi="Cambria Math"/>
            </w:rPr>
            <m:t>=</m:t>
          </w:del>
        </m:r>
        <m:sSup>
          <m:sSupPr>
            <m:ctrlPr>
              <w:del w:id="1244" w:author="Author" w:date="2026-03-30T07:53:00Z" w16du:dateUtc="2026-03-30T05:53:00Z">
                <w:rPr>
                  <w:rFonts w:ascii="Cambria Math" w:hAnsi="Cambria Math"/>
                </w:rPr>
              </w:del>
            </m:ctrlPr>
          </m:sSupPr>
          <m:e>
            <m:r>
              <w:del w:id="1245" w:author="Author" w:date="2026-03-30T07:53:00Z" w16du:dateUtc="2026-03-30T05:53:00Z">
                <w:rPr>
                  <w:rFonts w:ascii="Cambria Math" w:hAnsi="Cambria Math"/>
                </w:rPr>
                <m:t>1</m:t>
              </w:del>
            </m:r>
          </m:e>
          <m:sup>
            <m:f>
              <m:fPr>
                <m:ctrlPr>
                  <w:del w:id="1246" w:author="Author" w:date="2026-03-30T07:53:00Z" w16du:dateUtc="2026-03-30T05:53:00Z">
                    <w:rPr>
                      <w:rFonts w:ascii="Cambria Math" w:hAnsi="Cambria Math"/>
                    </w:rPr>
                  </w:del>
                </m:ctrlPr>
              </m:fPr>
              <m:num>
                <m:r>
                  <w:del w:id="1247" w:author="Author" w:date="2026-03-30T07:53:00Z" w16du:dateUtc="2026-03-30T05:53:00Z">
                    <w:rPr>
                      <w:rFonts w:ascii="Cambria Math" w:hAnsi="Cambria Math"/>
                    </w:rPr>
                    <m:t>1</m:t>
                  </w:del>
                </m:r>
              </m:num>
              <m:den>
                <m:r>
                  <w:del w:id="1248" w:author="Author" w:date="2026-03-30T07:53:00Z" w16du:dateUtc="2026-03-30T05:53:00Z">
                    <w:rPr>
                      <w:rFonts w:ascii="Cambria Math" w:hAnsi="Cambria Math"/>
                    </w:rPr>
                    <m:t>5</m:t>
                  </w:del>
                </m:r>
              </m:den>
            </m:f>
          </m:sup>
        </m:sSup>
        <m:r>
          <w:del w:id="1249" w:author="Author" w:date="2026-03-30T07:53:00Z" w16du:dateUtc="2026-03-30T05:53:00Z">
            <m:rPr>
              <m:sty m:val="p"/>
            </m:rPr>
            <w:rPr>
              <w:rFonts w:ascii="Cambria Math" w:hAnsi="Cambria Math"/>
            </w:rPr>
            <m:t>=</m:t>
          </w:del>
        </m:r>
        <m:r>
          <w:del w:id="1250" w:author="Author" w:date="2026-03-30T07:53:00Z" w16du:dateUtc="2026-03-30T05:53:00Z">
            <w:rPr>
              <w:rFonts w:ascii="Cambria Math" w:hAnsi="Cambria Math"/>
            </w:rPr>
            <m:t>1</m:t>
          </w:del>
        </m:r>
      </m:oMath>
      <w:del w:id="1251" w:author="Author" w:date="2026-03-30T07:53:00Z" w16du:dateUtc="2026-03-30T05:53:00Z">
        <w:r>
          <w:delText>.</w:delText>
        </w:r>
      </w:del>
      <w:ins w:id="1252" w:author="Author" w:date="2026-03-30T07:53:00Z" w16du:dateUtc="2026-03-30T05:53:00Z">
        <w:r>
          <w:t>payoff is 0 or 1 with equal probability (fitness 0 or 1).</w:t>
        </w:r>
      </w:ins>
      <w:r>
        <w:t xml:space="preserve"> In a population of 100 Reginas and 100 Darrens, </w:t>
      </w:r>
      <w:del w:id="1253" w:author="Author" w:date="2026-03-30T07:53:00Z" w16du:dateUtc="2026-03-30T05:53:00Z">
        <w:r>
          <w:delText xml:space="preserve">there will be </w:delText>
        </w:r>
      </w:del>
      <w:r>
        <w:t xml:space="preserve">roughly 50 lucky Darrens </w:t>
      </w:r>
      <w:del w:id="1254" w:author="Author" w:date="2026-03-30T07:53:00Z" w16du:dateUtc="2026-03-30T05:53:00Z">
        <w:r>
          <w:delText>who get a positive result and 50 Darrens who get a negative result. Lucky Darrens have a narrow fitness advantage over</w:delText>
        </w:r>
      </w:del>
      <w:ins w:id="1255" w:author="Author" w:date="2026-03-30T07:53:00Z" w16du:dateUtc="2026-03-30T05:53:00Z">
        <w:r>
          <w:t>will narrowly beat</w:t>
        </w:r>
      </w:ins>
      <w:r>
        <w:t xml:space="preserve"> all Reginas (1 </w:t>
      </w:r>
      <w:del w:id="1256" w:author="Author" w:date="2026-03-30T07:53:00Z" w16du:dateUtc="2026-03-30T05:53:00Z">
        <w:r>
          <w:delText>versus</w:delText>
        </w:r>
      </w:del>
      <w:ins w:id="1257" w:author="Author" w:date="2026-03-30T07:53:00Z" w16du:dateUtc="2026-03-30T05:53:00Z">
        <w:r>
          <w:t>vs</w:t>
        </w:r>
      </w:ins>
      <w:r>
        <w:t xml:space="preserve"> 0.87), while </w:t>
      </w:r>
      <w:ins w:id="1258" w:author="Author" w:date="2026-03-30T07:53:00Z" w16du:dateUtc="2026-03-30T05:53:00Z">
        <w:r>
          <w:t xml:space="preserve">50 </w:t>
        </w:r>
      </w:ins>
      <w:r>
        <w:t xml:space="preserve">unlucky Darrens </w:t>
      </w:r>
      <w:del w:id="1259" w:author="Author" w:date="2026-03-30T07:53:00Z" w16du:dateUtc="2026-03-30T05:53:00Z">
        <w:r>
          <w:delText>lose to all Reginas by a wide margin (0 versus</w:delText>
        </w:r>
      </w:del>
      <w:ins w:id="1260" w:author="Author" w:date="2026-03-30T07:53:00Z" w16du:dateUtc="2026-03-30T05:53:00Z">
        <w:r>
          <w:t>are far behind (0 vs</w:t>
        </w:r>
      </w:ins>
      <w:r>
        <w:t xml:space="preserve"> 0.87). </w:t>
      </w:r>
      <w:del w:id="1261" w:author="Author" w:date="2026-03-30T07:53:00Z" w16du:dateUtc="2026-03-30T05:53:00Z">
        <w:r>
          <w:delText>Since there are 100 Reginas but only around 50 lucky Darrens</w:delText>
        </w:r>
      </w:del>
      <w:ins w:id="1262" w:author="Author" w:date="2026-03-30T07:53:00Z" w16du:dateUtc="2026-03-30T05:53:00Z">
        <w:r>
          <w:t>On average</w:t>
        </w:r>
      </w:ins>
      <w:r>
        <w:t xml:space="preserve">, the Regina strategy is </w:t>
      </w:r>
      <w:del w:id="1263" w:author="Author" w:date="2026-03-30T07:53:00Z" w16du:dateUtc="2026-03-30T05:53:00Z">
        <w:r>
          <w:delText>relatively</w:delText>
        </w:r>
      </w:del>
      <w:ins w:id="1264" w:author="Author" w:date="2026-03-30T07:53:00Z" w16du:dateUtc="2026-03-30T05:53:00Z">
        <w:r>
          <w:t>thus</w:t>
        </w:r>
      </w:ins>
      <w:r>
        <w:t xml:space="preserve"> more successful.</w:t>
      </w:r>
    </w:p>
    <w:p w14:paraId="337C0020" w14:textId="77777777" w:rsidR="00251F6B" w:rsidRDefault="00000000">
      <w:pPr>
        <w:pStyle w:val="BodyText"/>
        <w:rPr>
          <w:del w:id="1265" w:author="Author" w:date="2026-03-30T07:53:00Z" w16du:dateUtc="2026-03-30T05:53:00Z"/>
        </w:rPr>
      </w:pPr>
      <w:del w:id="1266" w:author="Author" w:date="2026-03-30T07:53:00Z" w16du:dateUtc="2026-03-30T05:53:00Z">
        <w:r>
          <w:delText xml:space="preserve">Let’s now consider the same scenario with </w:delText>
        </w:r>
      </w:del>
      <m:oMath>
        <m:r>
          <w:del w:id="1267" w:author="Author" w:date="2026-03-30T07:53:00Z" w16du:dateUtc="2026-03-30T05:53:00Z">
            <w:rPr>
              <w:rFonts w:ascii="Cambria Math" w:hAnsi="Cambria Math"/>
            </w:rPr>
            <m:t>m</m:t>
          </w:del>
        </m:r>
        <m:r>
          <w:del w:id="1268" w:author="Author" w:date="2026-03-30T07:53:00Z" w16du:dateUtc="2026-03-30T05:53:00Z">
            <m:rPr>
              <m:sty m:val="p"/>
            </m:rPr>
            <w:rPr>
              <w:rFonts w:ascii="Cambria Math" w:hAnsi="Cambria Math"/>
            </w:rPr>
            <m:t>=</m:t>
          </w:del>
        </m:r>
        <m:r>
          <w:del w:id="1269" w:author="Author" w:date="2026-03-30T07:53:00Z" w16du:dateUtc="2026-03-30T05:53:00Z">
            <w:rPr>
              <w:rFonts w:ascii="Cambria Math" w:hAnsi="Cambria Math"/>
            </w:rPr>
            <m:t>4</m:t>
          </w:del>
        </m:r>
      </m:oMath>
      <w:del w:id="1270" w:author="Author" w:date="2026-03-30T07:53:00Z" w16du:dateUtc="2026-03-30T05:53:00Z">
        <w:r>
          <w:delText xml:space="preserve"> research cycles per generation. Reginas receive the same payoff in every round and accumulate </w:delText>
        </w:r>
      </w:del>
      <m:oMath>
        <m:sSub>
          <m:sSubPr>
            <m:ctrlPr>
              <w:del w:id="1271" w:author="Author" w:date="2026-03-30T07:53:00Z" w16du:dateUtc="2026-03-30T05:53:00Z">
                <w:rPr>
                  <w:rFonts w:ascii="Cambria Math" w:hAnsi="Cambria Math"/>
                </w:rPr>
              </w:del>
            </m:ctrlPr>
          </m:sSubPr>
          <m:e>
            <m:r>
              <w:del w:id="1272" w:author="Author" w:date="2026-03-30T07:53:00Z" w16du:dateUtc="2026-03-30T05:53:00Z">
                <w:rPr>
                  <w:rFonts w:ascii="Cambria Math" w:hAnsi="Cambria Math"/>
                </w:rPr>
                <m:t>b</m:t>
              </w:del>
            </m:r>
          </m:e>
          <m:sub>
            <m:r>
              <w:del w:id="1273" w:author="Author" w:date="2026-03-30T07:53:00Z" w16du:dateUtc="2026-03-30T05:53:00Z">
                <w:rPr>
                  <w:rFonts w:ascii="Cambria Math" w:hAnsi="Cambria Math"/>
                </w:rPr>
                <m:t>total</m:t>
              </w:del>
            </m:r>
          </m:sub>
        </m:sSub>
        <m:r>
          <w:del w:id="1274" w:author="Author" w:date="2026-03-30T07:53:00Z" w16du:dateUtc="2026-03-30T05:53:00Z">
            <m:rPr>
              <m:sty m:val="p"/>
            </m:rPr>
            <w:rPr>
              <w:rFonts w:ascii="Cambria Math" w:hAnsi="Cambria Math"/>
            </w:rPr>
            <m:t>=</m:t>
          </w:del>
        </m:r>
        <m:f>
          <m:fPr>
            <m:ctrlPr>
              <w:del w:id="1275" w:author="Author" w:date="2026-03-30T07:53:00Z" w16du:dateUtc="2026-03-30T05:53:00Z">
                <w:rPr>
                  <w:rFonts w:ascii="Cambria Math" w:hAnsi="Cambria Math"/>
                </w:rPr>
              </w:del>
            </m:ctrlPr>
          </m:fPr>
          <m:num>
            <m:r>
              <w:del w:id="1276" w:author="Author" w:date="2026-03-30T07:53:00Z" w16du:dateUtc="2026-03-30T05:53:00Z">
                <w:rPr>
                  <w:rFonts w:ascii="Cambria Math" w:hAnsi="Cambria Math"/>
                </w:rPr>
                <m:t>1</m:t>
              </w:del>
            </m:r>
          </m:num>
          <m:den>
            <m:r>
              <w:del w:id="1277" w:author="Author" w:date="2026-03-30T07:53:00Z" w16du:dateUtc="2026-03-30T05:53:00Z">
                <w:rPr>
                  <w:rFonts w:ascii="Cambria Math" w:hAnsi="Cambria Math"/>
                </w:rPr>
                <m:t>2</m:t>
              </w:del>
            </m:r>
          </m:den>
        </m:f>
        <m:r>
          <w:del w:id="1278" w:author="Author" w:date="2026-03-30T07:53:00Z" w16du:dateUtc="2026-03-30T05:53:00Z">
            <m:rPr>
              <m:sty m:val="p"/>
            </m:rPr>
            <w:rPr>
              <w:rFonts w:ascii="Cambria Math" w:hAnsi="Cambria Math"/>
            </w:rPr>
            <m:t>*</m:t>
          </w:del>
        </m:r>
        <m:r>
          <w:del w:id="1279" w:author="Author" w:date="2026-03-30T07:53:00Z" w16du:dateUtc="2026-03-30T05:53:00Z">
            <w:rPr>
              <w:rFonts w:ascii="Cambria Math" w:hAnsi="Cambria Math"/>
            </w:rPr>
            <m:t>4</m:t>
          </w:del>
        </m:r>
        <m:r>
          <w:del w:id="1280" w:author="Author" w:date="2026-03-30T07:53:00Z" w16du:dateUtc="2026-03-30T05:53:00Z">
            <m:rPr>
              <m:sty m:val="p"/>
            </m:rPr>
            <w:rPr>
              <w:rFonts w:ascii="Cambria Math" w:hAnsi="Cambria Math"/>
            </w:rPr>
            <m:t>=</m:t>
          </w:del>
        </m:r>
        <m:r>
          <w:del w:id="1281" w:author="Author" w:date="2026-03-30T07:53:00Z" w16du:dateUtc="2026-03-30T05:53:00Z">
            <w:rPr>
              <w:rFonts w:ascii="Cambria Math" w:hAnsi="Cambria Math"/>
            </w:rPr>
            <m:t>2</m:t>
          </w:del>
        </m:r>
      </m:oMath>
      <w:del w:id="1282" w:author="Author" w:date="2026-03-30T07:53:00Z" w16du:dateUtc="2026-03-30T05:53:00Z">
        <w:r>
          <w:delText xml:space="preserve">. Lucky Darrens (who </w:delText>
        </w:r>
        <w:r>
          <w:lastRenderedPageBreak/>
          <w:delText xml:space="preserve">win every time) accumulate </w:delText>
        </w:r>
      </w:del>
      <m:oMath>
        <m:sSub>
          <m:sSubPr>
            <m:ctrlPr>
              <w:del w:id="1283" w:author="Author" w:date="2026-03-30T07:53:00Z" w16du:dateUtc="2026-03-30T05:53:00Z">
                <w:rPr>
                  <w:rFonts w:ascii="Cambria Math" w:hAnsi="Cambria Math"/>
                </w:rPr>
              </w:del>
            </m:ctrlPr>
          </m:sSubPr>
          <m:e>
            <m:r>
              <w:del w:id="1284" w:author="Author" w:date="2026-03-30T07:53:00Z" w16du:dateUtc="2026-03-30T05:53:00Z">
                <w:rPr>
                  <w:rFonts w:ascii="Cambria Math" w:hAnsi="Cambria Math"/>
                </w:rPr>
                <m:t>b</m:t>
              </w:del>
            </m:r>
          </m:e>
          <m:sub>
            <m:r>
              <w:del w:id="1285" w:author="Author" w:date="2026-03-30T07:53:00Z" w16du:dateUtc="2026-03-30T05:53:00Z">
                <w:rPr>
                  <w:rFonts w:ascii="Cambria Math" w:hAnsi="Cambria Math"/>
                </w:rPr>
                <m:t>total</m:t>
              </w:del>
            </m:r>
          </m:sub>
        </m:sSub>
        <m:r>
          <w:del w:id="1286" w:author="Author" w:date="2026-03-30T07:53:00Z" w16du:dateUtc="2026-03-30T05:53:00Z">
            <m:rPr>
              <m:sty m:val="p"/>
            </m:rPr>
            <w:rPr>
              <w:rFonts w:ascii="Cambria Math" w:hAnsi="Cambria Math"/>
            </w:rPr>
            <m:t>=</m:t>
          </w:del>
        </m:r>
        <m:r>
          <w:del w:id="1287" w:author="Author" w:date="2026-03-30T07:53:00Z" w16du:dateUtc="2026-03-30T05:53:00Z">
            <w:rPr>
              <w:rFonts w:ascii="Cambria Math" w:hAnsi="Cambria Math"/>
            </w:rPr>
            <m:t>1</m:t>
          </w:del>
        </m:r>
        <m:r>
          <w:del w:id="1288" w:author="Author" w:date="2026-03-30T07:53:00Z" w16du:dateUtc="2026-03-30T05:53:00Z">
            <m:rPr>
              <m:sty m:val="p"/>
            </m:rPr>
            <w:rPr>
              <w:rFonts w:ascii="Cambria Math" w:hAnsi="Cambria Math"/>
            </w:rPr>
            <m:t>*</m:t>
          </w:del>
        </m:r>
        <m:r>
          <w:del w:id="1289" w:author="Author" w:date="2026-03-30T07:53:00Z" w16du:dateUtc="2026-03-30T05:53:00Z">
            <w:rPr>
              <w:rFonts w:ascii="Cambria Math" w:hAnsi="Cambria Math"/>
            </w:rPr>
            <m:t>4</m:t>
          </w:del>
        </m:r>
        <m:r>
          <w:del w:id="1290" w:author="Author" w:date="2026-03-30T07:53:00Z" w16du:dateUtc="2026-03-30T05:53:00Z">
            <m:rPr>
              <m:sty m:val="p"/>
            </m:rPr>
            <w:rPr>
              <w:rFonts w:ascii="Cambria Math" w:hAnsi="Cambria Math"/>
            </w:rPr>
            <m:t>=</m:t>
          </w:del>
        </m:r>
        <m:r>
          <w:del w:id="1291" w:author="Author" w:date="2026-03-30T07:53:00Z" w16du:dateUtc="2026-03-30T05:53:00Z">
            <w:rPr>
              <w:rFonts w:ascii="Cambria Math" w:hAnsi="Cambria Math"/>
            </w:rPr>
            <m:t>4</m:t>
          </w:del>
        </m:r>
      </m:oMath>
      <w:del w:id="1292" w:author="Author" w:date="2026-03-30T07:53:00Z" w16du:dateUtc="2026-03-30T05:53:00Z">
        <w:r>
          <w:delText>, while unlucky Darrens (who lose every time) again receive 0 total payoff. Now, however, the probabilistic outcomes over 4 rounds lead to three additional versions of Darren: moderately lucky (winning 3/4 times), average (2/4, receiving the same total payoff as Reginas), and moderately unlucky (1/4).  Translating payoffs into fitness, the Regina strategy (</w:delText>
        </w:r>
      </w:del>
      <m:oMath>
        <m:sSub>
          <m:sSubPr>
            <m:ctrlPr>
              <w:del w:id="1293" w:author="Author" w:date="2026-03-30T07:53:00Z" w16du:dateUtc="2026-03-30T05:53:00Z">
                <w:rPr>
                  <w:rFonts w:ascii="Cambria Math" w:hAnsi="Cambria Math"/>
                </w:rPr>
              </w:del>
            </m:ctrlPr>
          </m:sSubPr>
          <m:e>
            <m:r>
              <w:del w:id="1294" w:author="Author" w:date="2026-03-30T07:53:00Z" w16du:dateUtc="2026-03-30T05:53:00Z">
                <w:rPr>
                  <w:rFonts w:ascii="Cambria Math" w:hAnsi="Cambria Math"/>
                </w:rPr>
                <m:t>f</m:t>
              </w:del>
            </m:r>
          </m:e>
          <m:sub>
            <m:r>
              <w:del w:id="1295" w:author="Author" w:date="2026-03-30T07:53:00Z" w16du:dateUtc="2026-03-30T05:53:00Z">
                <w:rPr>
                  <w:rFonts w:ascii="Cambria Math" w:hAnsi="Cambria Math"/>
                </w:rPr>
                <m:t>Regina</m:t>
              </w:del>
            </m:r>
          </m:sub>
        </m:sSub>
        <m:r>
          <w:del w:id="1296" w:author="Author" w:date="2026-03-30T07:53:00Z" w16du:dateUtc="2026-03-30T05:53:00Z">
            <m:rPr>
              <m:sty m:val="p"/>
            </m:rPr>
            <w:rPr>
              <w:rFonts w:ascii="Cambria Math" w:hAnsi="Cambria Math"/>
            </w:rPr>
            <m:t>=</m:t>
          </w:del>
        </m:r>
        <m:sSup>
          <m:sSupPr>
            <m:ctrlPr>
              <w:del w:id="1297" w:author="Author" w:date="2026-03-30T07:53:00Z" w16du:dateUtc="2026-03-30T05:53:00Z">
                <w:rPr>
                  <w:rFonts w:ascii="Cambria Math" w:hAnsi="Cambria Math"/>
                </w:rPr>
              </w:del>
            </m:ctrlPr>
          </m:sSupPr>
          <m:e>
            <m:r>
              <w:del w:id="1298" w:author="Author" w:date="2026-03-30T07:53:00Z" w16du:dateUtc="2026-03-30T05:53:00Z">
                <w:rPr>
                  <w:rFonts w:ascii="Cambria Math" w:hAnsi="Cambria Math"/>
                </w:rPr>
                <m:t>2</m:t>
              </w:del>
            </m:r>
          </m:e>
          <m:sup>
            <m:f>
              <m:fPr>
                <m:ctrlPr>
                  <w:del w:id="1299" w:author="Author" w:date="2026-03-30T07:53:00Z" w16du:dateUtc="2026-03-30T05:53:00Z">
                    <w:rPr>
                      <w:rFonts w:ascii="Cambria Math" w:hAnsi="Cambria Math"/>
                    </w:rPr>
                  </w:del>
                </m:ctrlPr>
              </m:fPr>
              <m:num>
                <m:r>
                  <w:del w:id="1300" w:author="Author" w:date="2026-03-30T07:53:00Z" w16du:dateUtc="2026-03-30T05:53:00Z">
                    <w:rPr>
                      <w:rFonts w:ascii="Cambria Math" w:hAnsi="Cambria Math"/>
                    </w:rPr>
                    <m:t>1</m:t>
                  </w:del>
                </m:r>
              </m:num>
              <m:den>
                <m:r>
                  <w:del w:id="1301" w:author="Author" w:date="2026-03-30T07:53:00Z" w16du:dateUtc="2026-03-30T05:53:00Z">
                    <w:rPr>
                      <w:rFonts w:ascii="Cambria Math" w:hAnsi="Cambria Math"/>
                    </w:rPr>
                    <m:t>5</m:t>
                  </w:del>
                </m:r>
              </m:den>
            </m:f>
          </m:sup>
        </m:sSup>
        <m:r>
          <w:del w:id="1302" w:author="Author" w:date="2026-03-30T07:53:00Z" w16du:dateUtc="2026-03-30T05:53:00Z">
            <m:rPr>
              <m:sty m:val="p"/>
            </m:rPr>
            <w:rPr>
              <w:rFonts w:ascii="Cambria Math" w:hAnsi="Cambria Math"/>
            </w:rPr>
            <m:t>=</m:t>
          </w:del>
        </m:r>
        <m:r>
          <w:del w:id="1303" w:author="Author" w:date="2026-03-30T07:53:00Z" w16du:dateUtc="2026-03-30T05:53:00Z">
            <w:rPr>
              <w:rFonts w:ascii="Cambria Math" w:hAnsi="Cambria Math"/>
            </w:rPr>
            <m:t>1.15</m:t>
          </w:del>
        </m:r>
      </m:oMath>
      <w:del w:id="1304" w:author="Author" w:date="2026-03-30T07:53:00Z" w16du:dateUtc="2026-03-30T05:53:00Z">
        <w:r>
          <w:delText>) still yields an enormous advantage compared to unlucky Darrens (</w:delText>
        </w:r>
      </w:del>
      <m:oMath>
        <m:sSub>
          <m:sSubPr>
            <m:ctrlPr>
              <w:del w:id="1305" w:author="Author" w:date="2026-03-30T07:53:00Z" w16du:dateUtc="2026-03-30T05:53:00Z">
                <w:rPr>
                  <w:rFonts w:ascii="Cambria Math" w:hAnsi="Cambria Math"/>
                </w:rPr>
              </w:del>
            </m:ctrlPr>
          </m:sSubPr>
          <m:e>
            <m:r>
              <w:del w:id="1306" w:author="Author" w:date="2026-03-30T07:53:00Z" w16du:dateUtc="2026-03-30T05:53:00Z">
                <w:rPr>
                  <w:rFonts w:ascii="Cambria Math" w:hAnsi="Cambria Math"/>
                </w:rPr>
                <m:t>f</m:t>
              </w:del>
            </m:r>
          </m:e>
          <m:sub>
            <m:r>
              <w:del w:id="1307" w:author="Author" w:date="2026-03-30T07:53:00Z" w16du:dateUtc="2026-03-30T05:53:00Z">
                <w:rPr>
                  <w:rFonts w:ascii="Cambria Math" w:hAnsi="Cambria Math"/>
                </w:rPr>
                <m:t>Darre</m:t>
              </w:del>
            </m:r>
            <m:sSub>
              <m:sSubPr>
                <m:ctrlPr>
                  <w:del w:id="1308" w:author="Author" w:date="2026-03-30T07:53:00Z" w16du:dateUtc="2026-03-30T05:53:00Z">
                    <w:rPr>
                      <w:rFonts w:ascii="Cambria Math" w:hAnsi="Cambria Math"/>
                    </w:rPr>
                  </w:del>
                </m:ctrlPr>
              </m:sSubPr>
              <m:e>
                <m:r>
                  <w:del w:id="1309" w:author="Author" w:date="2026-03-30T07:53:00Z" w16du:dateUtc="2026-03-30T05:53:00Z">
                    <w:rPr>
                      <w:rFonts w:ascii="Cambria Math" w:hAnsi="Cambria Math"/>
                    </w:rPr>
                    <m:t>n</m:t>
                  </w:del>
                </m:r>
              </m:e>
              <m:sub>
                <m:r>
                  <w:del w:id="1310" w:author="Author" w:date="2026-03-30T07:53:00Z" w16du:dateUtc="2026-03-30T05:53:00Z">
                    <w:rPr>
                      <w:rFonts w:ascii="Cambria Math" w:hAnsi="Cambria Math"/>
                    </w:rPr>
                    <m:t>unlucky</m:t>
                  </w:del>
                </m:r>
              </m:sub>
            </m:sSub>
          </m:sub>
        </m:sSub>
        <m:r>
          <w:del w:id="1311" w:author="Author" w:date="2026-03-30T07:53:00Z" w16du:dateUtc="2026-03-30T05:53:00Z">
            <m:rPr>
              <m:sty m:val="p"/>
            </m:rPr>
            <w:rPr>
              <w:rFonts w:ascii="Cambria Math" w:hAnsi="Cambria Math"/>
            </w:rPr>
            <m:t>=</m:t>
          </w:del>
        </m:r>
        <m:r>
          <w:del w:id="1312" w:author="Author" w:date="2026-03-30T07:53:00Z" w16du:dateUtc="2026-03-30T05:53:00Z">
            <w:rPr>
              <w:rFonts w:ascii="Cambria Math" w:hAnsi="Cambria Math"/>
            </w:rPr>
            <m:t>0</m:t>
          </w:del>
        </m:r>
      </m:oMath>
      <w:del w:id="1313" w:author="Author" w:date="2026-03-30T07:53:00Z" w16du:dateUtc="2026-03-30T05:53:00Z">
        <w:r>
          <w:delText>) and only a small disadvantage compared to lucky Darrens (</w:delText>
        </w:r>
      </w:del>
      <m:oMath>
        <m:sSub>
          <m:sSubPr>
            <m:ctrlPr>
              <w:del w:id="1314" w:author="Author" w:date="2026-03-30T07:53:00Z" w16du:dateUtc="2026-03-30T05:53:00Z">
                <w:rPr>
                  <w:rFonts w:ascii="Cambria Math" w:hAnsi="Cambria Math"/>
                </w:rPr>
              </w:del>
            </m:ctrlPr>
          </m:sSubPr>
          <m:e>
            <m:r>
              <w:del w:id="1315" w:author="Author" w:date="2026-03-30T07:53:00Z" w16du:dateUtc="2026-03-30T05:53:00Z">
                <w:rPr>
                  <w:rFonts w:ascii="Cambria Math" w:hAnsi="Cambria Math"/>
                </w:rPr>
                <m:t>f</m:t>
              </w:del>
            </m:r>
          </m:e>
          <m:sub>
            <m:r>
              <w:del w:id="1316" w:author="Author" w:date="2026-03-30T07:53:00Z" w16du:dateUtc="2026-03-30T05:53:00Z">
                <w:rPr>
                  <w:rFonts w:ascii="Cambria Math" w:hAnsi="Cambria Math"/>
                </w:rPr>
                <m:t>Darre</m:t>
              </w:del>
            </m:r>
            <m:sSub>
              <m:sSubPr>
                <m:ctrlPr>
                  <w:del w:id="1317" w:author="Author" w:date="2026-03-30T07:53:00Z" w16du:dateUtc="2026-03-30T05:53:00Z">
                    <w:rPr>
                      <w:rFonts w:ascii="Cambria Math" w:hAnsi="Cambria Math"/>
                    </w:rPr>
                  </w:del>
                </m:ctrlPr>
              </m:sSubPr>
              <m:e>
                <m:r>
                  <w:del w:id="1318" w:author="Author" w:date="2026-03-30T07:53:00Z" w16du:dateUtc="2026-03-30T05:53:00Z">
                    <w:rPr>
                      <w:rFonts w:ascii="Cambria Math" w:hAnsi="Cambria Math"/>
                    </w:rPr>
                    <m:t>n</m:t>
                  </w:del>
                </m:r>
              </m:e>
              <m:sub>
                <m:r>
                  <w:del w:id="1319" w:author="Author" w:date="2026-03-30T07:53:00Z" w16du:dateUtc="2026-03-30T05:53:00Z">
                    <w:rPr>
                      <w:rFonts w:ascii="Cambria Math" w:hAnsi="Cambria Math"/>
                    </w:rPr>
                    <m:t>lucky</m:t>
                  </w:del>
                </m:r>
              </m:sub>
            </m:sSub>
          </m:sub>
        </m:sSub>
        <m:r>
          <w:del w:id="1320" w:author="Author" w:date="2026-03-30T07:53:00Z" w16du:dateUtc="2026-03-30T05:53:00Z">
            <m:rPr>
              <m:sty m:val="p"/>
            </m:rPr>
            <w:rPr>
              <w:rFonts w:ascii="Cambria Math" w:hAnsi="Cambria Math"/>
            </w:rPr>
            <m:t>=</m:t>
          </w:del>
        </m:r>
        <m:sSup>
          <m:sSupPr>
            <m:ctrlPr>
              <w:del w:id="1321" w:author="Author" w:date="2026-03-30T07:53:00Z" w16du:dateUtc="2026-03-30T05:53:00Z">
                <w:rPr>
                  <w:rFonts w:ascii="Cambria Math" w:hAnsi="Cambria Math"/>
                </w:rPr>
              </w:del>
            </m:ctrlPr>
          </m:sSupPr>
          <m:e>
            <m:r>
              <w:del w:id="1322" w:author="Author" w:date="2026-03-30T07:53:00Z" w16du:dateUtc="2026-03-30T05:53:00Z">
                <w:rPr>
                  <w:rFonts w:ascii="Cambria Math" w:hAnsi="Cambria Math"/>
                </w:rPr>
                <m:t>4</m:t>
              </w:del>
            </m:r>
          </m:e>
          <m:sup>
            <m:f>
              <m:fPr>
                <m:ctrlPr>
                  <w:del w:id="1323" w:author="Author" w:date="2026-03-30T07:53:00Z" w16du:dateUtc="2026-03-30T05:53:00Z">
                    <w:rPr>
                      <w:rFonts w:ascii="Cambria Math" w:hAnsi="Cambria Math"/>
                    </w:rPr>
                  </w:del>
                </m:ctrlPr>
              </m:fPr>
              <m:num>
                <m:r>
                  <w:del w:id="1324" w:author="Author" w:date="2026-03-30T07:53:00Z" w16du:dateUtc="2026-03-30T05:53:00Z">
                    <w:rPr>
                      <w:rFonts w:ascii="Cambria Math" w:hAnsi="Cambria Math"/>
                    </w:rPr>
                    <m:t>1</m:t>
                  </w:del>
                </m:r>
              </m:num>
              <m:den>
                <m:r>
                  <w:del w:id="1325" w:author="Author" w:date="2026-03-30T07:53:00Z" w16du:dateUtc="2026-03-30T05:53:00Z">
                    <w:rPr>
                      <w:rFonts w:ascii="Cambria Math" w:hAnsi="Cambria Math"/>
                    </w:rPr>
                    <m:t>5</m:t>
                  </w:del>
                </m:r>
              </m:den>
            </m:f>
          </m:sup>
        </m:sSup>
        <m:r>
          <w:del w:id="1326" w:author="Author" w:date="2026-03-30T07:53:00Z" w16du:dateUtc="2026-03-30T05:53:00Z">
            <m:rPr>
              <m:sty m:val="p"/>
            </m:rPr>
            <w:rPr>
              <w:rFonts w:ascii="Cambria Math" w:hAnsi="Cambria Math"/>
            </w:rPr>
            <m:t>=</m:t>
          </w:del>
        </m:r>
        <m:r>
          <w:del w:id="1327" w:author="Author" w:date="2026-03-30T07:53:00Z" w16du:dateUtc="2026-03-30T05:53:00Z">
            <w:rPr>
              <w:rFonts w:ascii="Cambria Math" w:hAnsi="Cambria Math"/>
            </w:rPr>
            <m:t>1.32</m:t>
          </w:del>
        </m:r>
      </m:oMath>
      <w:del w:id="1328" w:author="Author" w:date="2026-03-30T07:53:00Z" w16du:dateUtc="2026-03-30T05:53:00Z">
        <w:r>
          <w:delText xml:space="preserve">).   </w:delText>
        </w:r>
      </w:del>
      <w:r>
        <w:t xml:space="preserve"> But </w:t>
      </w:r>
      <w:del w:id="1329" w:author="Author" w:date="2026-03-30T07:53:00Z" w16du:dateUtc="2026-03-30T05:53:00Z">
        <w:r>
          <w:delText xml:space="preserve">this time, there </w:delText>
        </w:r>
      </w:del>
      <w:ins w:id="1330" w:author="Author" w:date="2026-03-30T07:53:00Z" w16du:dateUtc="2026-03-30T05:53:00Z">
        <w:r>
          <w:t xml:space="preserve">as </w:t>
        </w:r>
      </w:ins>
      <m:oMath>
        <m:r>
          <w:ins w:id="1331" w:author="Author" w:date="2026-03-30T07:53:00Z" w16du:dateUtc="2026-03-30T05:53:00Z">
            <w:rPr>
              <w:rFonts w:ascii="Cambria Math" w:hAnsi="Cambria Math"/>
            </w:rPr>
            <m:t>m</m:t>
          </w:ins>
        </m:r>
      </m:oMath>
      <w:ins w:id="1332" w:author="Author" w:date="2026-03-30T07:53:00Z" w16du:dateUtc="2026-03-30T05:53:00Z">
        <w:r>
          <w:t xml:space="preserve"> increases, Darrens </w:t>
        </w:r>
      </w:ins>
      <w:r>
        <w:t xml:space="preserve">are </w:t>
      </w:r>
      <w:del w:id="1333" w:author="Author" w:date="2026-03-30T07:53:00Z" w16du:dateUtc="2026-03-30T05:53:00Z">
        <w:r>
          <w:delText xml:space="preserve">fewer Darrens who are less successful than Reginas because Reginas now share their place with average Darrens. The relative fitness advantage of the Regina strategy thus decreases. As the rate of research cycles per generation grows, the </w:delText>
        </w:r>
      </w:del>
      <w:ins w:id="1334" w:author="Author" w:date="2026-03-30T07:53:00Z" w16du:dateUtc="2026-03-30T05:53:00Z">
        <w:r>
          <w:t xml:space="preserve">no longer split between two extreme outcomes. The </w:t>
        </w:r>
      </w:ins>
      <w:r>
        <w:t xml:space="preserve">law of large numbers </w:t>
      </w:r>
      <w:del w:id="1335" w:author="Author" w:date="2026-03-30T07:53:00Z" w16du:dateUtc="2026-03-30T05:53:00Z">
        <w:r>
          <w:delText>dictates that more and more Darrens achieve average total payoffs, while fewer and fewer Darrens achieve extreme total payoffs (winning 32 times in a row is much less probable than winning 4 times in a row). This reduces the width of the Darren distribution until it approximates the Regina distribution</w:delText>
        </w:r>
      </w:del>
      <m:oMath>
        <m:r>
          <w:del w:id="1336" w:author="Author" w:date="2026-03-30T07:53:00Z" w16du:dateUtc="2026-03-30T05:53:00Z">
            <w:rPr>
              <w:rFonts w:ascii="Cambria Math" w:hAnsi="Cambria Math"/>
            </w:rPr>
            <m:t> </m:t>
          </w:del>
        </m:r>
      </m:oMath>
      <w:del w:id="1337" w:author="Author" w:date="2026-03-30T07:53:00Z" w16du:dateUtc="2026-03-30T05:53:00Z">
        <w:r>
          <w:delText>—</w:delText>
        </w:r>
      </w:del>
      <m:oMath>
        <m:r>
          <w:del w:id="1338" w:author="Author" w:date="2026-03-30T07:53:00Z" w16du:dateUtc="2026-03-30T05:53:00Z">
            <w:rPr>
              <w:rFonts w:ascii="Cambria Math" w:hAnsi="Cambria Math"/>
            </w:rPr>
            <m:t> </m:t>
          </w:del>
        </m:r>
      </m:oMath>
      <w:del w:id="1339" w:author="Author" w:date="2026-03-30T07:53:00Z" w16du:dateUtc="2026-03-30T05:53:00Z">
        <w:r>
          <w:delText xml:space="preserve">meaning that optimal publication </w:delText>
        </w:r>
      </w:del>
      <w:ins w:id="1340" w:author="Author" w:date="2026-03-30T07:53:00Z" w16du:dateUtc="2026-03-30T05:53:00Z">
        <w:r>
          <w:t xml:space="preserve">causes Darrens’ total payoffs to cluster around the same average as Reginas’, making extreme outcomes rare and optimal </w:t>
        </w:r>
      </w:ins>
      <w:r>
        <w:t xml:space="preserve">strategies </w:t>
      </w:r>
      <w:del w:id="1341" w:author="Author" w:date="2026-03-30T07:53:00Z" w16du:dateUtc="2026-03-30T05:53:00Z">
        <w:r>
          <w:delText>become identical to those optimal for a linear fitness function.</w:delText>
        </w:r>
      </w:del>
    </w:p>
    <w:p w14:paraId="4DE490D1" w14:textId="77777777" w:rsidR="00167C5D" w:rsidRDefault="00000000">
      <w:pPr>
        <w:pStyle w:val="BodyText"/>
      </w:pPr>
      <w:del w:id="1342" w:author="Author" w:date="2026-03-30T07:53:00Z" w16du:dateUtc="2026-03-30T05:53:00Z">
        <w:r>
          <w:delText>When the fitness function is convex (</w:delText>
        </w:r>
      </w:del>
      <m:oMath>
        <m:r>
          <w:del w:id="1343" w:author="Author" w:date="2026-03-30T07:53:00Z" w16du:dateUtc="2026-03-30T05:53:00Z">
            <w:rPr>
              <w:rFonts w:ascii="Cambria Math" w:hAnsi="Cambria Math"/>
            </w:rPr>
            <m:t>ϵ</m:t>
          </w:del>
        </m:r>
        <m:r>
          <w:del w:id="1344" w:author="Author" w:date="2026-03-30T07:53:00Z" w16du:dateUtc="2026-03-30T05:53:00Z">
            <m:rPr>
              <m:sty m:val="p"/>
            </m:rPr>
            <w:rPr>
              <w:rFonts w:ascii="Cambria Math" w:hAnsi="Cambria Math"/>
            </w:rPr>
            <m:t>=</m:t>
          </w:del>
        </m:r>
        <m:r>
          <w:del w:id="1345" w:author="Author" w:date="2026-03-30T07:53:00Z" w16du:dateUtc="2026-03-30T05:53:00Z">
            <w:rPr>
              <w:rFonts w:ascii="Cambria Math" w:hAnsi="Cambria Math"/>
            </w:rPr>
            <m:t>5</m:t>
          </w:del>
        </m:r>
      </m:oMath>
      <w:del w:id="1346" w:author="Author" w:date="2026-03-30T07:53:00Z" w16du:dateUtc="2026-03-30T05:53:00Z">
        <w:r>
          <w:delText xml:space="preserve">, yielding increasing returns), the overall effect of increasing values of </w:delText>
        </w:r>
      </w:del>
      <m:oMath>
        <m:r>
          <w:del w:id="1347" w:author="Author" w:date="2026-03-30T07:53:00Z" w16du:dateUtc="2026-03-30T05:53:00Z">
            <w:rPr>
              <w:rFonts w:ascii="Cambria Math" w:hAnsi="Cambria Math"/>
            </w:rPr>
            <m:t>m</m:t>
          </w:del>
        </m:r>
      </m:oMath>
      <w:del w:id="1348" w:author="Author" w:date="2026-03-30T07:53:00Z" w16du:dateUtc="2026-03-30T05:53:00Z">
        <w:r>
          <w:delText xml:space="preserve"> is the same, with the difference that Reginas are initially disadvantaged (because their fitness distance to the lucky half of Darrens is much greater than than to the unlucky Darrens). With larger </w:delText>
        </w:r>
      </w:del>
      <m:oMath>
        <m:r>
          <w:del w:id="1349" w:author="Author" w:date="2026-03-30T07:53:00Z" w16du:dateUtc="2026-03-30T05:53:00Z">
            <w:rPr>
              <w:rFonts w:ascii="Cambria Math" w:hAnsi="Cambria Math"/>
            </w:rPr>
            <m:t>m</m:t>
          </w:del>
        </m:r>
      </m:oMath>
      <w:del w:id="1350" w:author="Author" w:date="2026-03-30T07:53:00Z" w16du:dateUtc="2026-03-30T05:53:00Z">
        <w:r>
          <w:delText xml:space="preserve">, more and more Darrens receive average total payoffs and share Reginas’ disadvantaged position (decreasing Regina’s relative disadvantage), until the Darren distribution is again virtually equal to the Regina distribution. Rather than causing absolute risk </w:delText>
        </w:r>
        <w:r>
          <w:lastRenderedPageBreak/>
          <w:delText xml:space="preserve">aversion, increasing values of </w:delText>
        </w:r>
      </w:del>
      <m:oMath>
        <m:r>
          <w:del w:id="1351" w:author="Author" w:date="2026-03-30T07:53:00Z" w16du:dateUtc="2026-03-30T05:53:00Z">
            <w:rPr>
              <w:rFonts w:ascii="Cambria Math" w:hAnsi="Cambria Math"/>
            </w:rPr>
            <m:t>m</m:t>
          </w:del>
        </m:r>
      </m:oMath>
      <w:del w:id="1352" w:author="Author" w:date="2026-03-30T07:53:00Z" w16du:dateUtc="2026-03-30T05:53:00Z">
        <w:r>
          <w:delText xml:space="preserve"> thus counter the effect of </w:delText>
        </w:r>
      </w:del>
      <m:oMath>
        <m:r>
          <w:del w:id="1353" w:author="Author" w:date="2026-03-30T07:53:00Z" w16du:dateUtc="2026-03-30T05:53:00Z">
            <w:rPr>
              <w:rFonts w:ascii="Cambria Math" w:hAnsi="Cambria Math"/>
            </w:rPr>
            <m:t>ϵ</m:t>
          </w:del>
        </m:r>
      </m:oMath>
      <w:del w:id="1354" w:author="Author" w:date="2026-03-30T07:53:00Z" w16du:dateUtc="2026-03-30T05:53:00Z">
        <w:r>
          <w:delText xml:space="preserve"> and reduce the effects of concave and convex fitness functions</w:delText>
        </w:r>
      </w:del>
      <w:ins w:id="1355" w:author="Author" w:date="2026-03-30T07:53:00Z" w16du:dateUtc="2026-03-30T05:53:00Z">
        <w:r>
          <w:t>converge</w:t>
        </w:r>
      </w:ins>
      <w:r>
        <w:t xml:space="preserve"> to the linear case. </w:t>
      </w:r>
      <w:ins w:id="1356" w:author="Author" w:date="2026-03-30T07:53:00Z" w16du:dateUtc="2026-03-30T05:53:00Z">
        <w:r>
          <w:t xml:space="preserve">The same logic applies in reverse when </w:t>
        </w:r>
      </w:ins>
      <m:oMath>
        <m:r>
          <w:ins w:id="1357" w:author="Author" w:date="2026-03-30T07:53:00Z" w16du:dateUtc="2026-03-30T05:53:00Z">
            <w:rPr>
              <w:rFonts w:ascii="Cambria Math" w:hAnsi="Cambria Math"/>
            </w:rPr>
            <m:t>ϵ</m:t>
          </w:ins>
        </m:r>
        <m:r>
          <w:ins w:id="1358" w:author="Author" w:date="2026-03-30T07:53:00Z" w16du:dateUtc="2026-03-30T05:53:00Z">
            <m:rPr>
              <m:sty m:val="p"/>
            </m:rPr>
            <w:rPr>
              <w:rFonts w:ascii="Cambria Math" w:hAnsi="Cambria Math"/>
            </w:rPr>
            <m:t>=</m:t>
          </w:ins>
        </m:r>
        <m:r>
          <w:ins w:id="1359" w:author="Author" w:date="2026-03-30T07:53:00Z" w16du:dateUtc="2026-03-30T05:53:00Z">
            <w:rPr>
              <w:rFonts w:ascii="Cambria Math" w:hAnsi="Cambria Math"/>
            </w:rPr>
            <m:t>5</m:t>
          </w:ins>
        </m:r>
      </m:oMath>
      <w:ins w:id="1360" w:author="Author" w:date="2026-03-30T07:53:00Z" w16du:dateUtc="2026-03-30T05:53:00Z">
        <w:r>
          <w:t>, where Reginas start at a disadvantage (</w:t>
        </w:r>
      </w:ins>
      <m:oMath>
        <m:r>
          <w:ins w:id="1361" w:author="Author" w:date="2026-03-30T07:53:00Z" w16du:dateUtc="2026-03-30T05:53:00Z">
            <w:rPr>
              <w:rFonts w:ascii="Cambria Math" w:hAnsi="Cambria Math"/>
            </w:rPr>
            <m:t>f</m:t>
          </w:ins>
        </m:r>
        <m:r>
          <w:ins w:id="1362" w:author="Author" w:date="2026-03-30T07:53:00Z" w16du:dateUtc="2026-03-30T05:53:00Z">
            <m:rPr>
              <m:sty m:val="p"/>
            </m:rPr>
            <w:rPr>
              <w:rFonts w:ascii="Cambria Math" w:hAnsi="Cambria Math"/>
            </w:rPr>
            <m:t>=</m:t>
          </w:ins>
        </m:r>
        <m:sSup>
          <m:sSupPr>
            <m:ctrlPr>
              <w:ins w:id="1363" w:author="Author" w:date="2026-03-30T07:53:00Z" w16du:dateUtc="2026-03-30T05:53:00Z">
                <w:rPr>
                  <w:rFonts w:ascii="Cambria Math" w:hAnsi="Cambria Math"/>
                </w:rPr>
              </w:ins>
            </m:ctrlPr>
          </m:sSupPr>
          <m:e>
            <m:r>
              <w:ins w:id="1364" w:author="Author" w:date="2026-03-30T07:53:00Z" w16du:dateUtc="2026-03-30T05:53:00Z">
                <w:rPr>
                  <w:rFonts w:ascii="Cambria Math" w:hAnsi="Cambria Math"/>
                </w:rPr>
                <m:t>0.5</m:t>
              </w:ins>
            </m:r>
          </m:e>
          <m:sup>
            <m:r>
              <w:ins w:id="1365" w:author="Author" w:date="2026-03-30T07:53:00Z" w16du:dateUtc="2026-03-30T05:53:00Z">
                <w:rPr>
                  <w:rFonts w:ascii="Cambria Math" w:hAnsi="Cambria Math"/>
                </w:rPr>
                <m:t>5</m:t>
              </w:ins>
            </m:r>
          </m:sup>
        </m:sSup>
        <m:r>
          <w:ins w:id="1366" w:author="Author" w:date="2026-03-30T07:53:00Z" w16du:dateUtc="2026-03-30T05:53:00Z">
            <m:rPr>
              <m:sty m:val="p"/>
            </m:rPr>
            <w:rPr>
              <w:rFonts w:ascii="Cambria Math" w:hAnsi="Cambria Math"/>
            </w:rPr>
            <m:t>≈</m:t>
          </w:ins>
        </m:r>
        <m:r>
          <w:ins w:id="1367" w:author="Author" w:date="2026-03-30T07:53:00Z" w16du:dateUtc="2026-03-30T05:53:00Z">
            <w:rPr>
              <w:rFonts w:ascii="Cambria Math" w:hAnsi="Cambria Math"/>
            </w:rPr>
            <m:t>0.03</m:t>
          </w:ins>
        </m:r>
      </m:oMath>
      <w:ins w:id="1368" w:author="Author" w:date="2026-03-30T07:53:00Z" w16du:dateUtc="2026-03-30T05:53:00Z">
        <w:r>
          <w:t xml:space="preserve">) but Darrens’ average payoffs approximate Reginas’ as </w:t>
        </w:r>
      </w:ins>
      <m:oMath>
        <m:r>
          <w:ins w:id="1369" w:author="Author" w:date="2026-03-30T07:53:00Z" w16du:dateUtc="2026-03-30T05:53:00Z">
            <w:rPr>
              <w:rFonts w:ascii="Cambria Math" w:hAnsi="Cambria Math"/>
            </w:rPr>
            <m:t>m</m:t>
          </w:ins>
        </m:r>
      </m:oMath>
      <w:ins w:id="1370" w:author="Author" w:date="2026-03-30T07:53:00Z" w16du:dateUtc="2026-03-30T05:53:00Z">
        <w:r>
          <w:t xml:space="preserve"> increases. </w:t>
        </w:r>
      </w:ins>
      <w:r>
        <w:t>Consequently, the top rows (</w:t>
      </w:r>
      <m:oMath>
        <m:r>
          <w:rPr>
            <w:rFonts w:ascii="Cambria Math" w:hAnsi="Cambria Math"/>
          </w:rPr>
          <m:t>m</m:t>
        </m:r>
        <m:r>
          <m:rPr>
            <m:sty m:val="p"/>
          </m:rPr>
          <w:rPr>
            <w:rFonts w:ascii="Cambria Math" w:hAnsi="Cambria Math"/>
          </w:rPr>
          <m:t>=</m:t>
        </m:r>
        <m:r>
          <w:rPr>
            <w:rFonts w:ascii="Cambria Math" w:hAnsi="Cambria Math"/>
          </w:rPr>
          <m:t>32</m:t>
        </m:r>
      </m:oMath>
      <w:r>
        <w:t xml:space="preserve">) of the </w:t>
      </w:r>
      <w:del w:id="1371" w:author="Author" w:date="2026-03-30T07:53:00Z" w16du:dateUtc="2026-03-30T05:53:00Z">
        <w:r>
          <w:delText xml:space="preserve">left and right </w:delText>
        </w:r>
      </w:del>
      <w:ins w:id="1372" w:author="Author" w:date="2026-03-30T07:53:00Z" w16du:dateUtc="2026-03-30T05:53:00Z">
        <w:r>
          <w:t xml:space="preserve">non-linear </w:t>
        </w:r>
      </w:ins>
      <w:r>
        <w:t xml:space="preserve">panels in Figure 5 resemble the </w:t>
      </w:r>
      <w:del w:id="1373" w:author="Author" w:date="2026-03-30T07:53:00Z" w16du:dateUtc="2026-03-30T05:53:00Z">
        <w:r>
          <w:delText xml:space="preserve">stable pattern across all </w:delText>
        </w:r>
      </w:del>
      <m:oMath>
        <m:r>
          <w:del w:id="1374" w:author="Author" w:date="2026-03-30T07:53:00Z" w16du:dateUtc="2026-03-30T05:53:00Z">
            <w:rPr>
              <w:rFonts w:ascii="Cambria Math" w:hAnsi="Cambria Math"/>
            </w:rPr>
            <m:t>m</m:t>
          </w:del>
        </m:r>
      </m:oMath>
      <w:del w:id="1375" w:author="Author" w:date="2026-03-30T07:53:00Z" w16du:dateUtc="2026-03-30T05:53:00Z">
        <w:r>
          <w:delText xml:space="preserve"> shown in the middle panel</w:delText>
        </w:r>
      </w:del>
      <w:ins w:id="1376" w:author="Author" w:date="2026-03-30T07:53:00Z" w16du:dateUtc="2026-03-30T05:53:00Z">
        <w:r>
          <w:t>linear case</w:t>
        </w:r>
      </w:ins>
      <w:r>
        <w:t>.</w:t>
      </w:r>
    </w:p>
    <w:p w14:paraId="54946FDA" w14:textId="77777777" w:rsidR="00167C5D" w:rsidRDefault="00000000">
      <w:pPr>
        <w:pStyle w:val="BodyText"/>
      </w:pPr>
      <w:del w:id="1377" w:author="Author" w:date="2026-03-30T07:53:00Z" w16du:dateUtc="2026-03-30T05:53:00Z">
        <w:r>
          <w:delText>Translated into</w:delText>
        </w:r>
      </w:del>
      <w:ins w:id="1378" w:author="Author" w:date="2026-03-30T07:53:00Z" w16du:dateUtc="2026-03-30T05:53:00Z">
        <w:r>
          <w:t>In</w:t>
        </w:r>
      </w:ins>
      <w:r>
        <w:t xml:space="preserve"> terms of academic careers, this </w:t>
      </w:r>
      <w:del w:id="1379" w:author="Author" w:date="2026-03-30T07:53:00Z" w16du:dateUtc="2026-03-30T05:53:00Z">
        <w:r>
          <w:delText xml:space="preserve">less intuitive </w:delText>
        </w:r>
      </w:del>
      <w:r>
        <w:t xml:space="preserve">pattern indicates that </w:t>
      </w:r>
      <w:del w:id="1380" w:author="Author" w:date="2026-03-30T07:53:00Z" w16du:dateUtc="2026-03-30T05:53:00Z">
        <w:r>
          <w:delText xml:space="preserve"> being able to complete </w:delText>
        </w:r>
      </w:del>
      <w:ins w:id="1381" w:author="Author" w:date="2026-03-30T07:53:00Z" w16du:dateUtc="2026-03-30T05:53:00Z">
        <w:r>
          <w:t xml:space="preserve">higher </w:t>
        </w:r>
      </w:ins>
      <w:r>
        <w:t xml:space="preserve">empirical </w:t>
      </w:r>
      <w:del w:id="1382" w:author="Author" w:date="2026-03-30T07:53:00Z" w16du:dateUtc="2026-03-30T05:53:00Z">
        <w:r>
          <w:delText>studies at a higher rate</w:delText>
        </w:r>
      </w:del>
      <w:ins w:id="1383" w:author="Author" w:date="2026-03-30T07:53:00Z" w16du:dateUtc="2026-03-30T05:53:00Z">
        <w:r>
          <w:t>pace</w:t>
        </w:r>
      </w:ins>
      <m:oMath>
        <m:r>
          <w:rPr>
            <w:rFonts w:ascii="Cambria Math" w:hAnsi="Cambria Math"/>
          </w:rPr>
          <m:t> </m:t>
        </m:r>
      </m:oMath>
      <w:r>
        <w:t>—</w:t>
      </w:r>
      <m:oMath>
        <m:r>
          <w:rPr>
            <w:rFonts w:ascii="Cambria Math" w:hAnsi="Cambria Math"/>
          </w:rPr>
          <m:t> </m:t>
        </m:r>
      </m:oMath>
      <w:r>
        <w:t xml:space="preserve">e.g., </w:t>
      </w:r>
      <w:del w:id="1384" w:author="Author" w:date="2026-03-30T07:53:00Z" w16du:dateUtc="2026-03-30T05:53:00Z">
        <w:r>
          <w:delText xml:space="preserve">when working in a field where </w:delText>
        </w:r>
      </w:del>
      <w:ins w:id="1385" w:author="Author" w:date="2026-03-30T07:53:00Z" w16du:dateUtc="2026-03-30T05:53:00Z">
        <w:r>
          <w:t xml:space="preserve">from fast and cheap </w:t>
        </w:r>
      </w:ins>
      <w:r>
        <w:t xml:space="preserve">data collection </w:t>
      </w:r>
      <w:del w:id="1386" w:author="Author" w:date="2026-03-30T07:53:00Z" w16du:dateUtc="2026-03-30T05:53:00Z">
        <w:r>
          <w:delText xml:space="preserve">is fast and cheap </w:delText>
        </w:r>
      </w:del>
      <w:r>
        <w:t xml:space="preserve">or </w:t>
      </w:r>
      <w:del w:id="1387" w:author="Author" w:date="2026-03-30T07:53:00Z" w16du:dateUtc="2026-03-30T05:53:00Z">
        <w:r>
          <w:delText xml:space="preserve">when having more </w:delText>
        </w:r>
      </w:del>
      <w:ins w:id="1388" w:author="Author" w:date="2026-03-30T07:53:00Z" w16du:dateUtc="2026-03-30T05:53:00Z">
        <w:r>
          <w:t xml:space="preserve">greater </w:t>
        </w:r>
      </w:ins>
      <w:r>
        <w:t>resources</w:t>
      </w:r>
      <w:del w:id="1389" w:author="Author" w:date="2026-03-30T07:53:00Z" w16du:dateUtc="2026-03-30T05:53:00Z">
        <w:r>
          <w:delText xml:space="preserve"> for data collection available</w:delText>
        </w:r>
      </w:del>
      <m:oMath>
        <m:r>
          <w:del w:id="1390" w:author="Author" w:date="2026-03-30T07:53:00Z" w16du:dateUtc="2026-03-30T05:53:00Z">
            <w:rPr>
              <w:rFonts w:ascii="Cambria Math" w:hAnsi="Cambria Math"/>
            </w:rPr>
            <m:t> </m:t>
          </w:del>
        </m:r>
      </m:oMath>
      <w:del w:id="1391" w:author="Author" w:date="2026-03-30T07:53:00Z" w16du:dateUtc="2026-03-30T05:53:00Z">
        <w:r>
          <w:delText>—</w:delText>
        </w:r>
      </w:del>
      <m:oMath>
        <m:r>
          <w:del w:id="1392" w:author="Author" w:date="2026-03-30T07:53:00Z" w16du:dateUtc="2026-03-30T05:53:00Z">
            <w:rPr>
              <w:rFonts w:ascii="Cambria Math" w:hAnsi="Cambria Math"/>
            </w:rPr>
            <m:t> </m:t>
          </w:del>
        </m:r>
      </m:oMath>
      <w:del w:id="1393" w:author="Author" w:date="2026-03-30T07:53:00Z" w16du:dateUtc="2026-03-30T05:53:00Z">
        <w:r>
          <w:delText>may</w:delText>
        </w:r>
      </w:del>
      <m:oMath>
        <m:r>
          <w:ins w:id="1394" w:author="Author" w:date="2026-03-30T07:53:00Z" w16du:dateUtc="2026-03-30T05:53:00Z">
            <w:rPr>
              <w:rFonts w:ascii="Cambria Math" w:hAnsi="Cambria Math"/>
            </w:rPr>
            <m:t> </m:t>
          </w:ins>
        </m:r>
      </m:oMath>
      <w:ins w:id="1395" w:author="Author" w:date="2026-03-30T07:53:00Z" w16du:dateUtc="2026-03-30T05:53:00Z">
        <w:r>
          <w:t>—</w:t>
        </w:r>
      </w:ins>
      <m:oMath>
        <m:r>
          <w:ins w:id="1396" w:author="Author" w:date="2026-03-30T07:53:00Z" w16du:dateUtc="2026-03-30T05:53:00Z">
            <w:rPr>
              <w:rFonts w:ascii="Cambria Math" w:hAnsi="Cambria Math"/>
            </w:rPr>
            <m:t> </m:t>
          </w:ins>
        </m:r>
      </m:oMath>
      <w:ins w:id="1397" w:author="Author" w:date="2026-03-30T07:53:00Z" w16du:dateUtc="2026-03-30T05:53:00Z">
        <w:r>
          <w:t>can</w:t>
        </w:r>
      </w:ins>
      <w:r>
        <w:t xml:space="preserve"> cancel out the effects of different career stages. This could partly explain why Registered Reports appear to be less popular among senior researchers (Chambers &amp; Tzavella, 2022) than </w:t>
      </w:r>
      <w:del w:id="1398" w:author="Author" w:date="2026-03-30T07:53:00Z" w16du:dateUtc="2026-03-30T05:53:00Z">
        <w:r>
          <w:delText xml:space="preserve">we would expect based on </w:delText>
        </w:r>
      </w:del>
      <w:r>
        <w:t xml:space="preserve">the effects of </w:t>
      </w:r>
      <w:del w:id="1399" w:author="Author" w:date="2026-03-30T07:53:00Z" w16du:dateUtc="2026-03-30T05:53:00Z">
        <w:r>
          <w:delText xml:space="preserve">different fitness functions alone: Although additional publications likely yield </w:delText>
        </w:r>
      </w:del>
      <w:r>
        <w:t xml:space="preserve">diminishing returns </w:t>
      </w:r>
      <w:del w:id="1400" w:author="Author" w:date="2026-03-30T07:53:00Z" w16du:dateUtc="2026-03-30T05:53:00Z">
        <w:r>
          <w:delText>in later career stages (concave fitness function),</w:delText>
        </w:r>
      </w:del>
      <w:ins w:id="1401" w:author="Author" w:date="2026-03-30T07:53:00Z" w16du:dateUtc="2026-03-30T05:53:00Z">
        <w:r>
          <w:t>alone would predict:</w:t>
        </w:r>
      </w:ins>
      <w:r>
        <w:t xml:space="preserve"> academic seniority often comes with resources that boost </w:t>
      </w:r>
      <w:del w:id="1402" w:author="Author" w:date="2026-03-30T07:53:00Z" w16du:dateUtc="2026-03-30T05:53:00Z">
        <w:r>
          <w:delText xml:space="preserve">research </w:delText>
        </w:r>
      </w:del>
      <w:r>
        <w:t>output per time</w:t>
      </w:r>
      <w:del w:id="1403" w:author="Author" w:date="2026-03-30T07:53:00Z" w16du:dateUtc="2026-03-30T05:53:00Z">
        <w:r>
          <w:delText xml:space="preserve"> (e.g., more lab members).  As a consequence, established professors may be relatively indifferent to Registered Reports. Regarding</w:delText>
        </w:r>
      </w:del>
      <w:ins w:id="1404" w:author="Author" w:date="2026-03-30T07:53:00Z" w16du:dateUtc="2026-03-30T05:53:00Z">
        <w:r>
          <w:t>. Conversely,</w:t>
        </w:r>
      </w:ins>
      <w:r>
        <w:t xml:space="preserve"> junior researchers</w:t>
      </w:r>
      <w:del w:id="1405" w:author="Author" w:date="2026-03-30T07:53:00Z" w16du:dateUtc="2026-03-30T05:53:00Z">
        <w:r>
          <w:delText xml:space="preserve"> (for whom additional publications have increasing returns on career success), the results suggest that they</w:delText>
        </w:r>
      </w:del>
      <w:r>
        <w:t xml:space="preserve"> may be especially reluctant to use Registered Reports when they have very limited time or resources </w:t>
      </w:r>
      <w:del w:id="1406" w:author="Author" w:date="2026-03-30T07:53:00Z" w16du:dateUtc="2026-03-30T05:53:00Z">
        <w:r>
          <w:delText xml:space="preserve">to produce publications </w:delText>
        </w:r>
      </w:del>
      <w:r>
        <w:t>before an important selection event, such as on short-term postdoc contracts (R. Müller &amp; de Rijcke, 2017).</w:t>
      </w:r>
    </w:p>
    <w:p w14:paraId="010DDDF0" w14:textId="77777777" w:rsidR="00251F6B" w:rsidRDefault="00000000">
      <w:pPr>
        <w:pStyle w:val="CaptionedFigure"/>
        <w:framePr w:wrap="notBeside"/>
        <w:rPr>
          <w:del w:id="1407" w:author="Author" w:date="2026-03-30T07:53:00Z" w16du:dateUtc="2026-03-30T05:53:00Z"/>
        </w:rPr>
      </w:pPr>
      <w:del w:id="1408" w:author="Author" w:date="2026-03-30T07:53:00Z" w16du:dateUtc="2026-03-30T05:53:00Z">
        <w:r>
          <w:rPr>
            <w:noProof/>
          </w:rPr>
          <w:lastRenderedPageBreak/>
          <w:drawing>
            <wp:inline distT="0" distB="0" distL="0" distR="0">
              <wp:extent cx="5969000" cy="4974634"/>
              <wp:effectExtent l="0" t="0" r="0" b="0"/>
              <wp:docPr id="66" name="Picture" descr="Figure 6: Effect of survival thresholds on evolved publication strategies. Shown are median publication strategies (s) after 250 generations in 50 runs (tile colour represents the median of 50 run medians) depending on survival thresholds (\delta, shown as vertical yellow line), fitness functions (characterised by exponent \epsilon), numbers of research cycles per generation (m), and values of b_{R}, in the absence of competition (\gamma = 1). Survival thresholds are set as a proportion of m, i.e., as a percentage of the maximum possible payoff in each condition. To reproduce, researchers must accumulate a total payoff exceeding \delta * m."/>
              <wp:cNvGraphicFramePr/>
              <a:graphic xmlns:a="http://schemas.openxmlformats.org/drawingml/2006/main">
                <a:graphicData uri="http://schemas.openxmlformats.org/drawingml/2006/picture">
                  <pic:pic xmlns:pic="http://schemas.openxmlformats.org/drawingml/2006/picture">
                    <pic:nvPicPr>
                      <pic:cNvPr id="67" name="Picture" descr="../plots/plot_delta_tile_evo.png"/>
                      <pic:cNvPicPr>
                        <a:picLocks noChangeAspect="1" noChangeArrowheads="1"/>
                      </pic:cNvPicPr>
                    </pic:nvPicPr>
                    <pic:blipFill>
                      <a:blip r:embed="rId13"/>
                      <a:stretch>
                        <a:fillRect/>
                      </a:stretch>
                    </pic:blipFill>
                    <pic:spPr bwMode="auto">
                      <a:xfrm>
                        <a:off x="0" y="0"/>
                        <a:ext cx="5969000" cy="4974634"/>
                      </a:xfrm>
                      <a:prstGeom prst="rect">
                        <a:avLst/>
                      </a:prstGeom>
                      <a:noFill/>
                      <a:ln w="9525">
                        <a:noFill/>
                        <a:headEnd/>
                        <a:tailEnd/>
                      </a:ln>
                    </pic:spPr>
                  </pic:pic>
                </a:graphicData>
              </a:graphic>
            </wp:inline>
          </w:drawing>
        </w:r>
      </w:del>
    </w:p>
    <w:p w14:paraId="5D93D470" w14:textId="77777777" w:rsidR="00167C5D" w:rsidRDefault="00000000">
      <w:pPr>
        <w:pStyle w:val="CaptionedFigure"/>
        <w:framePr w:wrap="notBeside"/>
        <w:rPr>
          <w:ins w:id="1409" w:author="Author" w:date="2026-03-30T07:53:00Z" w16du:dateUtc="2026-03-30T05:53:00Z"/>
        </w:rPr>
      </w:pPr>
      <w:ins w:id="1410" w:author="Author" w:date="2026-03-30T07:53:00Z" w16du:dateUtc="2026-03-30T05:53:00Z">
        <w:r>
          <w:rPr>
            <w:noProof/>
          </w:rPr>
          <w:drawing>
            <wp:inline distT="0" distB="0" distL="0" distR="0" wp14:anchorId="3A875E8D" wp14:editId="76431299">
              <wp:extent cx="5969000" cy="4974634"/>
              <wp:effectExtent l="0" t="0" r="0" b="0"/>
              <wp:docPr id="65" name="Picture" descr="Figure 6: Effect of survival thresholds on evolved publication strategies. Tile colour as in Fig. 5, depending on survival threshold (\delta, shown as vertical yellow line), \epsilon, m, and b_{R}, with \gamma = 1. Thresholds are set as a proportion of m; to reproduce, researchers must accumulate a total payoff exceeding \delta * m."/>
              <wp:cNvGraphicFramePr/>
              <a:graphic xmlns:a="http://schemas.openxmlformats.org/drawingml/2006/main">
                <a:graphicData uri="http://schemas.openxmlformats.org/drawingml/2006/picture">
                  <pic:pic xmlns:pic="http://schemas.openxmlformats.org/drawingml/2006/picture">
                    <pic:nvPicPr>
                      <pic:cNvPr id="66" name="Picture" descr="../plots/plot_delta_tile_evo.png"/>
                      <pic:cNvPicPr>
                        <a:picLocks noChangeAspect="1" noChangeArrowheads="1"/>
                      </pic:cNvPicPr>
                    </pic:nvPicPr>
                    <pic:blipFill>
                      <a:blip r:embed="rId13"/>
                      <a:stretch>
                        <a:fillRect/>
                      </a:stretch>
                    </pic:blipFill>
                    <pic:spPr bwMode="auto">
                      <a:xfrm>
                        <a:off x="0" y="0"/>
                        <a:ext cx="5969000" cy="4974634"/>
                      </a:xfrm>
                      <a:prstGeom prst="rect">
                        <a:avLst/>
                      </a:prstGeom>
                      <a:noFill/>
                      <a:ln w="9525">
                        <a:noFill/>
                        <a:headEnd/>
                        <a:tailEnd/>
                      </a:ln>
                    </pic:spPr>
                  </pic:pic>
                </a:graphicData>
              </a:graphic>
            </wp:inline>
          </w:drawing>
        </w:r>
      </w:ins>
    </w:p>
    <w:p w14:paraId="0B49A927" w14:textId="77777777" w:rsidR="00167C5D" w:rsidRDefault="00000000">
      <w:pPr>
        <w:pStyle w:val="ImageCaption"/>
      </w:pPr>
      <w:bookmarkStart w:id="1411" w:name="fig:deltaplot"/>
      <w:bookmarkEnd w:id="1411"/>
      <w:r>
        <w:rPr>
          <w:i/>
          <w:iCs/>
        </w:rPr>
        <w:lastRenderedPageBreak/>
        <w:t>Figure</w:t>
      </w:r>
      <w:r>
        <w:t xml:space="preserve"> 6. Effect of survival thresholds on evolved publication strategies. </w:t>
      </w:r>
      <w:del w:id="1412" w:author="Author" w:date="2026-03-30T07:53:00Z" w16du:dateUtc="2026-03-30T05:53:00Z">
        <w:r>
          <w:delText>Shown are median publication strategies (</w:delText>
        </w:r>
      </w:del>
      <m:oMath>
        <m:r>
          <w:del w:id="1413" w:author="Author" w:date="2026-03-30T07:53:00Z" w16du:dateUtc="2026-03-30T05:53:00Z">
            <w:rPr>
              <w:rFonts w:ascii="Cambria Math" w:hAnsi="Cambria Math"/>
            </w:rPr>
            <m:t>s</m:t>
          </w:del>
        </m:r>
      </m:oMath>
      <w:del w:id="1414" w:author="Author" w:date="2026-03-30T07:53:00Z" w16du:dateUtc="2026-03-30T05:53:00Z">
        <w:r>
          <w:delText>) after 250 generations in 50 runs (tile</w:delText>
        </w:r>
      </w:del>
      <w:ins w:id="1415" w:author="Author" w:date="2026-03-30T07:53:00Z" w16du:dateUtc="2026-03-30T05:53:00Z">
        <w:r>
          <w:t>Tile</w:t>
        </w:r>
      </w:ins>
      <w:r>
        <w:t xml:space="preserve"> colour </w:t>
      </w:r>
      <w:del w:id="1416" w:author="Author" w:date="2026-03-30T07:53:00Z" w16du:dateUtc="2026-03-30T05:53:00Z">
        <w:r>
          <w:delText>represents the median of 50 run medians)</w:delText>
        </w:r>
      </w:del>
      <w:ins w:id="1417" w:author="Author" w:date="2026-03-30T07:53:00Z" w16du:dateUtc="2026-03-30T05:53:00Z">
        <w:r>
          <w:t>as in Fig. 5,</w:t>
        </w:r>
      </w:ins>
      <w:r>
        <w:t xml:space="preserve"> depending on survival </w:t>
      </w:r>
      <w:del w:id="1418" w:author="Author" w:date="2026-03-30T07:53:00Z" w16du:dateUtc="2026-03-30T05:53:00Z">
        <w:r>
          <w:delText>thresholds</w:delText>
        </w:r>
      </w:del>
      <w:ins w:id="1419" w:author="Author" w:date="2026-03-30T07:53:00Z" w16du:dateUtc="2026-03-30T05:53:00Z">
        <w:r>
          <w:t>threshold</w:t>
        </w:r>
      </w:ins>
      <w:r>
        <w:t xml:space="preserve"> (</w:t>
      </w:r>
      <m:oMath>
        <m:r>
          <w:rPr>
            <w:rFonts w:ascii="Cambria Math" w:hAnsi="Cambria Math"/>
          </w:rPr>
          <m:t>δ</m:t>
        </m:r>
      </m:oMath>
      <w:r>
        <w:t xml:space="preserve">, shown as vertical yellow line), </w:t>
      </w:r>
      <w:del w:id="1420" w:author="Author" w:date="2026-03-30T07:53:00Z" w16du:dateUtc="2026-03-30T05:53:00Z">
        <w:r>
          <w:delText xml:space="preserve">fitness functions (characterised by exponent </w:delText>
        </w:r>
      </w:del>
      <m:oMath>
        <m:r>
          <w:del w:id="1421" w:author="Author" w:date="2026-03-30T07:53:00Z" w16du:dateUtc="2026-03-30T05:53:00Z">
            <w:rPr>
              <w:rFonts w:ascii="Cambria Math" w:hAnsi="Cambria Math"/>
            </w:rPr>
            <m:t>ϵ</m:t>
          </w:del>
        </m:r>
      </m:oMath>
      <w:del w:id="1422" w:author="Author" w:date="2026-03-30T07:53:00Z" w16du:dateUtc="2026-03-30T05:53:00Z">
        <w:r>
          <w:delText>), numbers of research cycles per generation (</w:delText>
        </w:r>
      </w:del>
      <m:oMath>
        <m:r>
          <w:ins w:id="1423" w:author="Author" w:date="2026-03-30T07:53:00Z" w16du:dateUtc="2026-03-30T05:53:00Z">
            <w:rPr>
              <w:rFonts w:ascii="Cambria Math" w:hAnsi="Cambria Math"/>
            </w:rPr>
            <m:t>ϵ</m:t>
          </w:ins>
        </m:r>
      </m:oMath>
      <w:ins w:id="1424" w:author="Author" w:date="2026-03-30T07:53:00Z" w16du:dateUtc="2026-03-30T05:53:00Z">
        <w:r>
          <w:t xml:space="preserve">, </w:t>
        </w:r>
      </w:ins>
      <m:oMath>
        <m:r>
          <w:rPr>
            <w:rFonts w:ascii="Cambria Math" w:hAnsi="Cambria Math"/>
          </w:rPr>
          <m:t>m</m:t>
        </m:r>
      </m:oMath>
      <w:del w:id="1425" w:author="Author" w:date="2026-03-30T07:53:00Z" w16du:dateUtc="2026-03-30T05:53:00Z">
        <w:r>
          <w:delText>),</w:delText>
        </w:r>
      </w:del>
      <w:ins w:id="1426" w:author="Author" w:date="2026-03-30T07:53:00Z" w16du:dateUtc="2026-03-30T05:53:00Z">
        <w:r>
          <w:t>,</w:t>
        </w:r>
      </w:ins>
      <w:r>
        <w:t xml:space="preserve"> and </w:t>
      </w:r>
      <w:del w:id="1427" w:author="Author" w:date="2026-03-30T07:53:00Z" w16du:dateUtc="2026-03-30T05:53:00Z">
        <w:r>
          <w:delText xml:space="preserve">values of </w:delText>
        </w:r>
      </w:del>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t>
      </w:r>
      <w:del w:id="1428" w:author="Author" w:date="2026-03-30T07:53:00Z" w16du:dateUtc="2026-03-30T05:53:00Z">
        <w:r>
          <w:delText>in the absence of competition (</w:delText>
        </w:r>
      </w:del>
      <w:ins w:id="1429" w:author="Author" w:date="2026-03-30T07:53:00Z" w16du:dateUtc="2026-03-30T05:53:00Z">
        <w:r>
          <w:t xml:space="preserve">with </w:t>
        </w:r>
      </w:ins>
      <m:oMath>
        <m:r>
          <w:rPr>
            <w:rFonts w:ascii="Cambria Math" w:hAnsi="Cambria Math"/>
          </w:rPr>
          <m:t>γ</m:t>
        </m:r>
        <m:r>
          <m:rPr>
            <m:sty m:val="p"/>
          </m:rPr>
          <w:rPr>
            <w:rFonts w:ascii="Cambria Math" w:hAnsi="Cambria Math"/>
          </w:rPr>
          <m:t>=</m:t>
        </m:r>
        <m:r>
          <w:rPr>
            <w:rFonts w:ascii="Cambria Math" w:hAnsi="Cambria Math"/>
          </w:rPr>
          <m:t>1</m:t>
        </m:r>
      </m:oMath>
      <w:del w:id="1430" w:author="Author" w:date="2026-03-30T07:53:00Z" w16du:dateUtc="2026-03-30T05:53:00Z">
        <w:r>
          <w:delText>). Survival thresholds</w:delText>
        </w:r>
      </w:del>
      <w:ins w:id="1431" w:author="Author" w:date="2026-03-30T07:53:00Z" w16du:dateUtc="2026-03-30T05:53:00Z">
        <w:r>
          <w:t>. Thresholds</w:t>
        </w:r>
      </w:ins>
      <w:r>
        <w:t xml:space="preserve"> are set as a proportion of </w:t>
      </w:r>
      <m:oMath>
        <m:r>
          <w:rPr>
            <w:rFonts w:ascii="Cambria Math" w:hAnsi="Cambria Math"/>
          </w:rPr>
          <m:t>m</m:t>
        </m:r>
      </m:oMath>
      <w:del w:id="1432" w:author="Author" w:date="2026-03-30T07:53:00Z" w16du:dateUtc="2026-03-30T05:53:00Z">
        <w:r>
          <w:delText>, i.e., as a percentage of the maximum possible payoff in each condition. To</w:delText>
        </w:r>
      </w:del>
      <w:ins w:id="1433" w:author="Author" w:date="2026-03-30T07:53:00Z" w16du:dateUtc="2026-03-30T05:53:00Z">
        <w:r>
          <w:t>; to</w:t>
        </w:r>
      </w:ins>
      <w:r>
        <w:t xml:space="preserve"> reproduce, researchers must accumulate a total payoff exceeding </w:t>
      </w:r>
      <m:oMath>
        <m:r>
          <w:rPr>
            <w:rFonts w:ascii="Cambria Math" w:hAnsi="Cambria Math"/>
          </w:rPr>
          <m:t>δ</m:t>
        </m:r>
        <m:r>
          <m:rPr>
            <m:sty m:val="p"/>
          </m:rPr>
          <w:rPr>
            <w:rFonts w:ascii="Cambria Math" w:hAnsi="Cambria Math"/>
          </w:rPr>
          <m:t>*</m:t>
        </m:r>
        <m:r>
          <w:rPr>
            <w:rFonts w:ascii="Cambria Math" w:hAnsi="Cambria Math"/>
          </w:rPr>
          <m:t>m</m:t>
        </m:r>
      </m:oMath>
      <w:r>
        <w:t>.</w:t>
      </w:r>
    </w:p>
    <w:p w14:paraId="23EAF631" w14:textId="77777777" w:rsidR="00167C5D" w:rsidRDefault="00000000">
      <w:pPr>
        <w:pStyle w:val="Heading2"/>
      </w:pPr>
      <w:bookmarkStart w:id="1434" w:name="absolute-survival-thresholds"/>
      <w:bookmarkEnd w:id="1128"/>
      <w:r>
        <w:t>Absolute survival thresholds</w:t>
      </w:r>
    </w:p>
    <w:p w14:paraId="07F3720C" w14:textId="77777777" w:rsidR="00167C5D" w:rsidRDefault="00000000">
      <w:pPr>
        <w:pStyle w:val="FirstParagraph"/>
      </w:pPr>
      <w:r>
        <w:t>The survival thresholds (</w:t>
      </w:r>
      <m:oMath>
        <m:r>
          <w:rPr>
            <w:rFonts w:ascii="Cambria Math" w:hAnsi="Cambria Math"/>
          </w:rPr>
          <m:t>δ</m:t>
        </m:r>
      </m:oMath>
      <w:r>
        <w:t>) in our model represent absolute publication targets</w:t>
      </w:r>
      <w:del w:id="1435" w:author="Author" w:date="2026-03-30T07:53:00Z" w16du:dateUtc="2026-03-30T05:53:00Z">
        <w:r>
          <w:delText xml:space="preserve"> that researchers must meet in order to progress in their career. The clearest examples for</w:delText>
        </w:r>
      </w:del>
      <w:ins w:id="1436" w:author="Author" w:date="2026-03-30T07:53:00Z" w16du:dateUtc="2026-03-30T05:53:00Z">
        <w:r>
          <w:t>,</w:t>
        </w:r>
      </w:ins>
      <w:r>
        <w:t xml:space="preserve"> such </w:t>
      </w:r>
      <w:del w:id="1437" w:author="Author" w:date="2026-03-30T07:53:00Z" w16du:dateUtc="2026-03-30T05:53:00Z">
        <w:r>
          <w:delText xml:space="preserve">thresholds are </w:delText>
        </w:r>
      </w:del>
      <w:ins w:id="1438" w:author="Author" w:date="2026-03-30T07:53:00Z" w16du:dateUtc="2026-03-30T05:53:00Z">
        <w:r>
          <w:t xml:space="preserve">as </w:t>
        </w:r>
      </w:ins>
      <w:r>
        <w:t xml:space="preserve">PhD regulations </w:t>
      </w:r>
      <w:del w:id="1439" w:author="Author" w:date="2026-03-30T07:53:00Z" w16du:dateUtc="2026-03-30T05:53:00Z">
        <w:r>
          <w:delText xml:space="preserve">and tenure agreements. To be awarded with a PhD, many institutions and faculties require candidates to have a certain number of their </w:delText>
        </w:r>
      </w:del>
      <w:ins w:id="1440" w:author="Author" w:date="2026-03-30T07:53:00Z" w16du:dateUtc="2026-03-30T05:53:00Z">
        <w:r>
          <w:t xml:space="preserve">requiring a minimum number of published </w:t>
        </w:r>
      </w:ins>
      <w:r>
        <w:t xml:space="preserve">thesis chapters </w:t>
      </w:r>
      <w:del w:id="1441" w:author="Author" w:date="2026-03-30T07:53:00Z" w16du:dateUtc="2026-03-30T05:53:00Z">
        <w:r>
          <w:delText xml:space="preserve">published in peer-reviewed journals </w:delText>
        </w:r>
      </w:del>
      <w:r>
        <w:t>(Altenberger et al., 2024; Muijrers, 2000</w:t>
      </w:r>
      <w:del w:id="1442" w:author="Author" w:date="2026-03-30T07:53:00Z" w16du:dateUtc="2026-03-30T05:53:00Z">
        <w:r>
          <w:delText>). Similarly,</w:delText>
        </w:r>
      </w:del>
      <w:ins w:id="1443" w:author="Author" w:date="2026-03-30T07:53:00Z" w16du:dateUtc="2026-03-30T05:53:00Z">
        <w:r>
          <w:t>) or</w:t>
        </w:r>
      </w:ins>
      <w:r>
        <w:t xml:space="preserve"> tenure agreements </w:t>
      </w:r>
      <w:del w:id="1444" w:author="Author" w:date="2026-03-30T07:53:00Z" w16du:dateUtc="2026-03-30T05:53:00Z">
        <w:r>
          <w:delText>may include publication targets in the form</w:delText>
        </w:r>
      </w:del>
      <w:ins w:id="1445" w:author="Author" w:date="2026-03-30T07:53:00Z" w16du:dateUtc="2026-03-30T05:53:00Z">
        <w:r>
          <w:t>specifying minimum numbers</w:t>
        </w:r>
      </w:ins>
      <w:r>
        <w:t xml:space="preserve"> of </w:t>
      </w:r>
      <w:del w:id="1446" w:author="Author" w:date="2026-03-30T07:53:00Z" w16du:dateUtc="2026-03-30T05:53:00Z">
        <w:r>
          <w:delText xml:space="preserve">a minimum number of peer-reviewed </w:delText>
        </w:r>
      </w:del>
      <w:r>
        <w:t xml:space="preserve">publications </w:t>
      </w:r>
      <w:del w:id="1447" w:author="Author" w:date="2026-03-30T07:53:00Z" w16du:dateUtc="2026-03-30T05:53:00Z">
        <w:r>
          <w:delText xml:space="preserve">within a certain time, sometimes also specifying minimal journal ranks </w:delText>
        </w:r>
      </w:del>
      <w:r>
        <w:t>(Liner &amp; Sewell, 2009; Schimanski &amp; Alperin, 2018).</w:t>
      </w:r>
      <w:del w:id="1448" w:author="Author" w:date="2026-03-30T07:53:00Z" w16du:dateUtc="2026-03-30T05:53:00Z">
        <w:r>
          <w:delText xml:space="preserve"> Such requirements may represent low, medium, or high survival thresholds depending on how demanding they are (e.g., the number of thesis chapters that must be published).</w:delText>
        </w:r>
      </w:del>
    </w:p>
    <w:p w14:paraId="216AEB56" w14:textId="77777777" w:rsidR="00167C5D" w:rsidRDefault="00000000">
      <w:pPr>
        <w:pStyle w:val="BodyText"/>
      </w:pPr>
      <w:r>
        <w:t xml:space="preserve">We investigate </w:t>
      </w:r>
      <w:del w:id="1449" w:author="Author" w:date="2026-03-30T07:53:00Z" w16du:dateUtc="2026-03-30T05:53:00Z">
        <w:r>
          <w:delText xml:space="preserve">the effects of survival </w:delText>
        </w:r>
      </w:del>
      <w:r>
        <w:t xml:space="preserve">thresholds </w:t>
      </w:r>
      <w:del w:id="1450" w:author="Author" w:date="2026-03-30T07:53:00Z" w16du:dateUtc="2026-03-30T05:53:00Z">
        <w:r>
          <w:delText>representing</w:delText>
        </w:r>
      </w:del>
      <w:ins w:id="1451" w:author="Author" w:date="2026-03-30T07:53:00Z" w16du:dateUtc="2026-03-30T05:53:00Z">
        <w:r>
          <w:t>of</w:t>
        </w:r>
      </w:ins>
      <w:r>
        <w:t xml:space="preserve"> 25%, 50%, and 75% of the maximum possible payoff </w:t>
      </w:r>
      <w:del w:id="1452" w:author="Author" w:date="2026-03-30T07:53:00Z" w16du:dateUtc="2026-03-30T05:53:00Z">
        <w:r>
          <w:delText>researchers can achieve in one</w:delText>
        </w:r>
      </w:del>
      <w:ins w:id="1453" w:author="Author" w:date="2026-03-30T07:53:00Z" w16du:dateUtc="2026-03-30T05:53:00Z">
        <w:r>
          <w:t>per</w:t>
        </w:r>
      </w:ins>
      <w:r>
        <w:t xml:space="preserve"> generation. When </w:t>
      </w:r>
      <m:oMath>
        <m:r>
          <w:rPr>
            <w:rFonts w:ascii="Cambria Math" w:hAnsi="Cambria Math"/>
          </w:rPr>
          <m:t>δ</m:t>
        </m:r>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t>
      </w:r>
      <w:r>
        <w:lastRenderedPageBreak/>
        <w:t xml:space="preserve">Registered Reports alone </w:t>
      </w:r>
      <w:del w:id="1454" w:author="Author" w:date="2026-03-30T07:53:00Z" w16du:dateUtc="2026-03-30T05:53:00Z">
        <w:r>
          <w:delText>are not sufficient to reach the survival</w:delText>
        </w:r>
      </w:del>
      <w:ins w:id="1455" w:author="Author" w:date="2026-03-30T07:53:00Z" w16du:dateUtc="2026-03-30T05:53:00Z">
        <w:r>
          <w:t>cannot meet the</w:t>
        </w:r>
      </w:ins>
      <w:r>
        <w:t xml:space="preserve"> threshold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values to the left of the yellow line in Figure 6). For example, at </w:t>
      </w:r>
      <m:oMath>
        <m:r>
          <w:rPr>
            <w:rFonts w:ascii="Cambria Math" w:hAnsi="Cambria Math"/>
          </w:rPr>
          <m:t>m</m:t>
        </m:r>
        <m:r>
          <m:rPr>
            <m:sty m:val="p"/>
          </m:rPr>
          <w:rPr>
            <w:rFonts w:ascii="Cambria Math" w:hAnsi="Cambria Math"/>
          </w:rPr>
          <m:t>=</m:t>
        </m:r>
        <m:r>
          <w:rPr>
            <w:rFonts w:ascii="Cambria Math" w:hAnsi="Cambria Math"/>
          </w:rPr>
          <m:t>4</m:t>
        </m:r>
      </m:oMath>
      <w:del w:id="1456" w:author="Author" w:date="2026-03-30T07:53:00Z" w16du:dateUtc="2026-03-30T05:53:00Z">
        <w:r>
          <w:delText>, a survival threshold of 75% (</w:delText>
        </w:r>
      </w:del>
      <w:ins w:id="1457" w:author="Author" w:date="2026-03-30T07:53:00Z" w16du:dateUtc="2026-03-30T05:53:00Z">
        <w:r>
          <w:t xml:space="preserve"> and </w:t>
        </w:r>
      </w:ins>
      <m:oMath>
        <m:r>
          <w:rPr>
            <w:rFonts w:ascii="Cambria Math" w:hAnsi="Cambria Math"/>
          </w:rPr>
          <m:t>δ</m:t>
        </m:r>
        <m:r>
          <m:rPr>
            <m:sty m:val="p"/>
          </m:rPr>
          <w:rPr>
            <w:rFonts w:ascii="Cambria Math" w:hAnsi="Cambria Math"/>
          </w:rPr>
          <m:t>=</m:t>
        </m:r>
        <m:r>
          <w:rPr>
            <w:rFonts w:ascii="Cambria Math" w:hAnsi="Cambria Math"/>
          </w:rPr>
          <m:t>.75</m:t>
        </m:r>
      </m:oMath>
      <w:del w:id="1458" w:author="Author" w:date="2026-03-30T07:53:00Z" w16du:dateUtc="2026-03-30T05:53:00Z">
        <w:r>
          <w:delText>) means that</w:delText>
        </w:r>
      </w:del>
      <w:ins w:id="1459" w:author="Author" w:date="2026-03-30T07:53:00Z" w16du:dateUtc="2026-03-30T05:53:00Z">
        <w:r>
          <w:t>,</w:t>
        </w:r>
      </w:ins>
      <w:r>
        <w:t xml:space="preserve"> researchers </w:t>
      </w:r>
      <w:del w:id="1460" w:author="Author" w:date="2026-03-30T07:53:00Z" w16du:dateUtc="2026-03-30T05:53:00Z">
        <w:r>
          <w:delText>must gain</w:delText>
        </w:r>
      </w:del>
      <w:ins w:id="1461" w:author="Author" w:date="2026-03-30T07:53:00Z" w16du:dateUtc="2026-03-30T05:53:00Z">
        <w:r>
          <w:t>need</w:t>
        </w:r>
      </w:ins>
      <w:r>
        <w:t xml:space="preserve"> at least 3 points</w:t>
      </w:r>
      <w:del w:id="1462" w:author="Author" w:date="2026-03-30T07:53:00Z" w16du:dateUtc="2026-03-30T05:53:00Z">
        <w:r>
          <w:delText xml:space="preserve"> to be able to reproduce. When </w:delText>
        </w:r>
      </w:del>
      <m:oMath>
        <m:sSub>
          <m:sSubPr>
            <m:ctrlPr>
              <w:del w:id="1463" w:author="Author" w:date="2026-03-30T07:53:00Z" w16du:dateUtc="2026-03-30T05:53:00Z">
                <w:rPr>
                  <w:rFonts w:ascii="Cambria Math" w:hAnsi="Cambria Math"/>
                </w:rPr>
              </w:del>
            </m:ctrlPr>
          </m:sSubPr>
          <m:e>
            <m:r>
              <w:del w:id="1464" w:author="Author" w:date="2026-03-30T07:53:00Z" w16du:dateUtc="2026-03-30T05:53:00Z">
                <w:rPr>
                  <w:rFonts w:ascii="Cambria Math" w:hAnsi="Cambria Math"/>
                </w:rPr>
                <m:t>b</m:t>
              </w:del>
            </m:r>
          </m:e>
          <m:sub>
            <m:r>
              <w:del w:id="1465" w:author="Author" w:date="2026-03-30T07:53:00Z" w16du:dateUtc="2026-03-30T05:53:00Z">
                <w:rPr>
                  <w:rFonts w:ascii="Cambria Math" w:hAnsi="Cambria Math"/>
                </w:rPr>
                <m:t>R</m:t>
              </w:del>
            </m:r>
          </m:sub>
        </m:sSub>
        <m:r>
          <w:del w:id="1466" w:author="Author" w:date="2026-03-30T07:53:00Z" w16du:dateUtc="2026-03-30T05:53:00Z">
            <m:rPr>
              <m:sty m:val="p"/>
            </m:rPr>
            <w:rPr>
              <w:rFonts w:ascii="Cambria Math" w:hAnsi="Cambria Math"/>
            </w:rPr>
            <m:t>=</m:t>
          </w:del>
        </m:r>
        <m:r>
          <w:del w:id="1467" w:author="Author" w:date="2026-03-30T07:53:00Z" w16du:dateUtc="2026-03-30T05:53:00Z">
            <w:rPr>
              <w:rFonts w:ascii="Cambria Math" w:hAnsi="Cambria Math"/>
            </w:rPr>
            <m:t>.7</m:t>
          </w:del>
        </m:r>
      </m:oMath>
      <w:del w:id="1468" w:author="Author" w:date="2026-03-30T07:53:00Z" w16du:dateUtc="2026-03-30T05:53:00Z">
        <w:r>
          <w:delText>, submitting</w:delText>
        </w:r>
      </w:del>
      <w:ins w:id="1469" w:author="Author" w:date="2026-03-30T07:53:00Z" w16du:dateUtc="2026-03-30T05:53:00Z">
        <w:r>
          <w:t>;</w:t>
        </w:r>
      </w:ins>
      <w:r>
        <w:t xml:space="preserve"> four Registered Reports </w:t>
      </w:r>
      <w:del w:id="1470" w:author="Author" w:date="2026-03-30T07:53:00Z" w16du:dateUtc="2026-03-30T05:53:00Z">
        <w:r>
          <w:delText xml:space="preserve">will </w:delText>
        </w:r>
      </w:del>
      <w:ins w:id="1471" w:author="Author" w:date="2026-03-30T07:53:00Z" w16du:dateUtc="2026-03-30T05:53:00Z">
        <w:r>
          <w:t xml:space="preserve">with </w:t>
        </w:r>
      </w:ins>
      <m:oMath>
        <m:sSub>
          <m:sSubPr>
            <m:ctrlPr>
              <w:ins w:id="1472" w:author="Author" w:date="2026-03-30T07:53:00Z" w16du:dateUtc="2026-03-30T05:53:00Z">
                <w:rPr>
                  <w:rFonts w:ascii="Cambria Math" w:hAnsi="Cambria Math"/>
                </w:rPr>
              </w:ins>
            </m:ctrlPr>
          </m:sSubPr>
          <m:e>
            <m:r>
              <w:ins w:id="1473" w:author="Author" w:date="2026-03-30T07:53:00Z" w16du:dateUtc="2026-03-30T05:53:00Z">
                <w:rPr>
                  <w:rFonts w:ascii="Cambria Math" w:hAnsi="Cambria Math"/>
                </w:rPr>
                <m:t>b</m:t>
              </w:ins>
            </m:r>
          </m:e>
          <m:sub>
            <m:r>
              <w:ins w:id="1474" w:author="Author" w:date="2026-03-30T07:53:00Z" w16du:dateUtc="2026-03-30T05:53:00Z">
                <w:rPr>
                  <w:rFonts w:ascii="Cambria Math" w:hAnsi="Cambria Math"/>
                </w:rPr>
                <m:t>R</m:t>
              </w:ins>
            </m:r>
          </m:sub>
        </m:sSub>
        <m:r>
          <w:ins w:id="1475" w:author="Author" w:date="2026-03-30T07:53:00Z" w16du:dateUtc="2026-03-30T05:53:00Z">
            <m:rPr>
              <m:sty m:val="p"/>
            </m:rPr>
            <w:rPr>
              <w:rFonts w:ascii="Cambria Math" w:hAnsi="Cambria Math"/>
            </w:rPr>
            <m:t>=</m:t>
          </w:ins>
        </m:r>
        <m:r>
          <w:ins w:id="1476" w:author="Author" w:date="2026-03-30T07:53:00Z" w16du:dateUtc="2026-03-30T05:53:00Z">
            <w:rPr>
              <w:rFonts w:ascii="Cambria Math" w:hAnsi="Cambria Math"/>
            </w:rPr>
            <m:t>.7</m:t>
          </w:ins>
        </m:r>
      </m:oMath>
      <w:ins w:id="1477" w:author="Author" w:date="2026-03-30T07:53:00Z" w16du:dateUtc="2026-03-30T05:53:00Z">
        <w:r>
          <w:t xml:space="preserve"> yield </w:t>
        </w:r>
      </w:ins>
      <w:r>
        <w:t xml:space="preserve">only </w:t>
      </w:r>
      <w:del w:id="1478" w:author="Author" w:date="2026-03-30T07:53:00Z" w16du:dateUtc="2026-03-30T05:53:00Z">
        <w:r>
          <w:delText xml:space="preserve">amount to </w:delText>
        </w:r>
      </w:del>
      <w:r>
        <w:t>2.8 points</w:t>
      </w:r>
      <w:del w:id="1479" w:author="Author" w:date="2026-03-30T07:53:00Z" w16du:dateUtc="2026-03-30T05:53:00Z">
        <w:r>
          <w:delText xml:space="preserve"> in total, just short of meeting the threshold. On the other hand, when </w:delText>
        </w:r>
      </w:del>
      <w:ins w:id="1480" w:author="Author" w:date="2026-03-30T07:53:00Z" w16du:dateUtc="2026-03-30T05:53:00Z">
        <w:r>
          <w:t xml:space="preserve">, but with </w:t>
        </w:r>
      </w:ins>
      <m:oMath>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r>
          <w:rPr>
            <w:rFonts w:ascii="Cambria Math" w:hAnsi="Cambria Math"/>
          </w:rPr>
          <m:t>.8</m:t>
        </m:r>
      </m:oMath>
      <w:r>
        <w:t xml:space="preserve"> </w:t>
      </w:r>
      <w:del w:id="1481" w:author="Author" w:date="2026-03-30T07:53:00Z" w16du:dateUtc="2026-03-30T05:53:00Z">
        <w:r>
          <w:delText xml:space="preserve">(i.e., just above </w:delText>
        </w:r>
      </w:del>
      <m:oMath>
        <m:r>
          <w:del w:id="1482" w:author="Author" w:date="2026-03-30T07:53:00Z" w16du:dateUtc="2026-03-30T05:53:00Z">
            <w:rPr>
              <w:rFonts w:ascii="Cambria Math" w:hAnsi="Cambria Math"/>
            </w:rPr>
            <m:t>δ</m:t>
          </w:del>
        </m:r>
      </m:oMath>
      <w:del w:id="1483" w:author="Author" w:date="2026-03-30T07:53:00Z" w16du:dateUtc="2026-03-30T05:53:00Z">
        <w:r>
          <w:delText xml:space="preserve">), four Registered Reports would yield </w:delText>
        </w:r>
      </w:del>
      <w:ins w:id="1484" w:author="Author" w:date="2026-03-30T07:53:00Z" w16du:dateUtc="2026-03-30T05:53:00Z">
        <w:r>
          <w:t xml:space="preserve">they yield </w:t>
        </w:r>
      </w:ins>
      <w:r>
        <w:t xml:space="preserve">3.2 </w:t>
      </w:r>
      <w:del w:id="1485" w:author="Author" w:date="2026-03-30T07:53:00Z" w16du:dateUtc="2026-03-30T05:53:00Z">
        <w:r>
          <w:delText xml:space="preserve">points </w:delText>
        </w:r>
      </w:del>
      <w:r>
        <w:t xml:space="preserve">and </w:t>
      </w:r>
      <w:del w:id="1486" w:author="Author" w:date="2026-03-30T07:53:00Z" w16du:dateUtc="2026-03-30T05:53:00Z">
        <w:r>
          <w:delText xml:space="preserve">thus </w:delText>
        </w:r>
      </w:del>
      <w:r>
        <w:t xml:space="preserve">ensure reproduction. </w:t>
      </w:r>
      <w:del w:id="1487" w:author="Author" w:date="2026-03-30T07:53:00Z" w16du:dateUtc="2026-03-30T05:53:00Z">
        <w:r>
          <w:delText>Choosing the standard route some of the time can increase fitness even further, but also increases the risk of not meeting the survival threshold. As a consequence, one may intuitively</w:delText>
        </w:r>
      </w:del>
      <w:ins w:id="1488" w:author="Author" w:date="2026-03-30T07:53:00Z" w16du:dateUtc="2026-03-30T05:53:00Z">
        <w:r>
          <w:t>One may thus</w:t>
        </w:r>
      </w:ins>
      <w:r>
        <w:t xml:space="preserve"> expect Registered Reports to be popular whenever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and unpopular </w:t>
      </w:r>
      <w:del w:id="1489" w:author="Author" w:date="2026-03-30T07:53:00Z" w16du:dateUtc="2026-03-30T05:53:00Z">
        <w:r>
          <w:delText xml:space="preserve">whenever </w:delText>
        </w:r>
      </w:del>
      <m:oMath>
        <m:r>
          <w:del w:id="1490" w:author="Author" w:date="2026-03-30T07:53:00Z" w16du:dateUtc="2026-03-30T05:53:00Z">
            <w:rPr>
              <w:rFonts w:ascii="Cambria Math" w:hAnsi="Cambria Math"/>
            </w:rPr>
            <m:t>δ</m:t>
          </w:del>
        </m:r>
        <m:r>
          <w:del w:id="1491" w:author="Author" w:date="2026-03-30T07:53:00Z" w16du:dateUtc="2026-03-30T05:53:00Z">
            <m:rPr>
              <m:sty m:val="p"/>
            </m:rPr>
            <w:rPr>
              <w:rFonts w:ascii="Cambria Math" w:hAnsi="Cambria Math"/>
            </w:rPr>
            <m:t>&gt;</m:t>
          </w:del>
        </m:r>
        <m:sSub>
          <m:sSubPr>
            <m:ctrlPr>
              <w:del w:id="1492" w:author="Author" w:date="2026-03-30T07:53:00Z" w16du:dateUtc="2026-03-30T05:53:00Z">
                <w:rPr>
                  <w:rFonts w:ascii="Cambria Math" w:hAnsi="Cambria Math"/>
                </w:rPr>
              </w:del>
            </m:ctrlPr>
          </m:sSubPr>
          <m:e>
            <m:r>
              <w:del w:id="1493" w:author="Author" w:date="2026-03-30T07:53:00Z" w16du:dateUtc="2026-03-30T05:53:00Z">
                <w:rPr>
                  <w:rFonts w:ascii="Cambria Math" w:hAnsi="Cambria Math"/>
                </w:rPr>
                <m:t>b</m:t>
              </w:del>
            </m:r>
          </m:e>
          <m:sub>
            <m:r>
              <w:del w:id="1494" w:author="Author" w:date="2026-03-30T07:53:00Z" w16du:dateUtc="2026-03-30T05:53:00Z">
                <w:rPr>
                  <w:rFonts w:ascii="Cambria Math" w:hAnsi="Cambria Math"/>
                </w:rPr>
                <m:t>R</m:t>
              </w:del>
            </m:r>
          </m:sub>
        </m:sSub>
      </m:oMath>
      <w:del w:id="1495" w:author="Author" w:date="2026-03-30T07:53:00Z" w16du:dateUtc="2026-03-30T05:53:00Z">
        <w:r>
          <w:delText>.</w:delText>
        </w:r>
      </w:del>
      <w:ins w:id="1496" w:author="Author" w:date="2026-03-30T07:53:00Z" w16du:dateUtc="2026-03-30T05:53:00Z">
        <w:r>
          <w:t>otherwise.</w:t>
        </w:r>
      </w:ins>
    </w:p>
    <w:p w14:paraId="1DD305D4" w14:textId="77777777" w:rsidR="00167C5D" w:rsidRDefault="00000000">
      <w:pPr>
        <w:pStyle w:val="BodyText"/>
      </w:pPr>
      <w:r>
        <w:t xml:space="preserve">Figure 6 shows that this </w:t>
      </w:r>
      <w:del w:id="1497" w:author="Author" w:date="2026-03-30T07:53:00Z" w16du:dateUtc="2026-03-30T05:53:00Z">
        <w:r>
          <w:delText>is true</w:delText>
        </w:r>
      </w:del>
      <w:ins w:id="1498" w:author="Author" w:date="2026-03-30T07:53:00Z" w16du:dateUtc="2026-03-30T05:53:00Z">
        <w:r>
          <w:t>holds</w:t>
        </w:r>
      </w:ins>
      <w:r>
        <w:t xml:space="preserve"> in many, but not all conditions. </w:t>
      </w:r>
      <w:del w:id="1499" w:author="Author" w:date="2026-03-30T07:53:00Z" w16du:dateUtc="2026-03-30T05:53:00Z">
        <w:r>
          <w:delText>First, we can see that survival</w:delText>
        </w:r>
      </w:del>
      <w:ins w:id="1500" w:author="Author" w:date="2026-03-30T07:53:00Z" w16du:dateUtc="2026-03-30T05:53:00Z">
        <w:r>
          <w:t>Survival</w:t>
        </w:r>
      </w:ins>
      <w:r>
        <w:t xml:space="preserve"> thresholds have </w:t>
      </w:r>
      <w:del w:id="1501" w:author="Author" w:date="2026-03-30T07:53:00Z" w16du:dateUtc="2026-03-30T05:53:00Z">
        <w:r>
          <w:delText>their</w:delText>
        </w:r>
      </w:del>
      <w:ins w:id="1502" w:author="Author" w:date="2026-03-30T07:53:00Z" w16du:dateUtc="2026-03-30T05:53:00Z">
        <w:r>
          <w:t>the</w:t>
        </w:r>
      </w:ins>
      <w:r>
        <w:t xml:space="preserve"> biggest effect when </w:t>
      </w:r>
      <w:del w:id="1503" w:author="Author" w:date="2026-03-30T07:53:00Z" w16du:dateUtc="2026-03-30T05:53:00Z">
        <w:r>
          <w:delText>the number of research cycles per generation is low</w:delText>
        </w:r>
      </w:del>
      <m:oMath>
        <m:r>
          <w:del w:id="1504" w:author="Author" w:date="2026-03-30T07:53:00Z" w16du:dateUtc="2026-03-30T05:53:00Z">
            <w:rPr>
              <w:rFonts w:ascii="Cambria Math" w:hAnsi="Cambria Math"/>
            </w:rPr>
            <m:t> </m:t>
          </w:del>
        </m:r>
      </m:oMath>
      <w:del w:id="1505" w:author="Author" w:date="2026-03-30T07:53:00Z" w16du:dateUtc="2026-03-30T05:53:00Z">
        <w:r>
          <w:delText>—</w:delText>
        </w:r>
      </w:del>
      <m:oMath>
        <m:r>
          <w:del w:id="1506" w:author="Author" w:date="2026-03-30T07:53:00Z" w16du:dateUtc="2026-03-30T05:53:00Z">
            <w:rPr>
              <w:rFonts w:ascii="Cambria Math" w:hAnsi="Cambria Math"/>
            </w:rPr>
            <m:t> </m:t>
          </w:del>
        </m:r>
      </m:oMath>
      <w:del w:id="1507" w:author="Author" w:date="2026-03-30T07:53:00Z" w16du:dateUtc="2026-03-30T05:53:00Z">
        <w:r>
          <w:delText>at</w:delText>
        </w:r>
      </w:del>
      <m:oMath>
        <m:r>
          <w:ins w:id="1508" w:author="Author" w:date="2026-03-30T07:53:00Z" w16du:dateUtc="2026-03-30T05:53:00Z">
            <w:rPr>
              <w:rFonts w:ascii="Cambria Math" w:hAnsi="Cambria Math"/>
            </w:rPr>
            <m:t>m</m:t>
          </w:ins>
        </m:r>
      </m:oMath>
      <w:ins w:id="1509" w:author="Author" w:date="2026-03-30T07:53:00Z" w16du:dateUtc="2026-03-30T05:53:00Z">
        <w:r>
          <w:t xml:space="preserve"> is low. At</w:t>
        </w:r>
      </w:ins>
      <w:r>
        <w:t xml:space="preserve"> high values of </w:t>
      </w:r>
      <m:oMath>
        <m:r>
          <w:rPr>
            <w:rFonts w:ascii="Cambria Math" w:hAnsi="Cambria Math"/>
          </w:rPr>
          <m:t>m</m:t>
        </m:r>
      </m:oMath>
      <w:r>
        <w:t>, publication strategies are virtually unaffected</w:t>
      </w:r>
      <w:del w:id="1510" w:author="Author" w:date="2026-03-30T07:53:00Z" w16du:dateUtc="2026-03-30T05:53:00Z">
        <w:r>
          <w:delText xml:space="preserve"> in all conditions. Second, survival thresholds have a </w:delText>
        </w:r>
      </w:del>
      <w:ins w:id="1511" w:author="Author" w:date="2026-03-30T07:53:00Z" w16du:dateUtc="2026-03-30T05:53:00Z">
        <w:r>
          <w:t xml:space="preserve">. The effects are also </w:t>
        </w:r>
      </w:ins>
      <w:r>
        <w:t xml:space="preserve">stronger </w:t>
      </w:r>
      <w:del w:id="1512" w:author="Author" w:date="2026-03-30T07:53:00Z" w16du:dateUtc="2026-03-30T05:53:00Z">
        <w:r>
          <w:delText xml:space="preserve">effect </w:delText>
        </w:r>
      </w:del>
      <w:r>
        <w:t xml:space="preserve">when the fitness function is linear </w:t>
      </w:r>
      <w:del w:id="1513" w:author="Author" w:date="2026-03-30T07:53:00Z" w16du:dateUtc="2026-03-30T05:53:00Z">
        <w:r>
          <w:delText>(</w:delText>
        </w:r>
      </w:del>
      <m:oMath>
        <m:r>
          <w:del w:id="1514" w:author="Author" w:date="2026-03-30T07:53:00Z" w16du:dateUtc="2026-03-30T05:53:00Z">
            <w:rPr>
              <w:rFonts w:ascii="Cambria Math" w:hAnsi="Cambria Math"/>
            </w:rPr>
            <m:t>ϵ</m:t>
          </w:del>
        </m:r>
        <m:r>
          <w:del w:id="1515" w:author="Author" w:date="2026-03-30T07:53:00Z" w16du:dateUtc="2026-03-30T05:53:00Z">
            <m:rPr>
              <m:sty m:val="p"/>
            </m:rPr>
            <w:rPr>
              <w:rFonts w:ascii="Cambria Math" w:hAnsi="Cambria Math"/>
            </w:rPr>
            <m:t>=</m:t>
          </w:del>
        </m:r>
        <m:r>
          <w:del w:id="1516" w:author="Author" w:date="2026-03-30T07:53:00Z" w16du:dateUtc="2026-03-30T05:53:00Z">
            <w:rPr>
              <w:rFonts w:ascii="Cambria Math" w:hAnsi="Cambria Math"/>
            </w:rPr>
            <m:t>1</m:t>
          </w:del>
        </m:r>
      </m:oMath>
      <w:del w:id="1517" w:author="Author" w:date="2026-03-30T07:53:00Z" w16du:dateUtc="2026-03-30T05:53:00Z">
        <w:r>
          <w:delText xml:space="preserve">) </w:delText>
        </w:r>
      </w:del>
      <w:r>
        <w:t>or concave</w:t>
      </w:r>
      <w:del w:id="1518" w:author="Author" w:date="2026-03-30T07:53:00Z" w16du:dateUtc="2026-03-30T05:53:00Z">
        <w:r>
          <w:delText xml:space="preserve"> (</w:delText>
        </w:r>
      </w:del>
      <m:oMath>
        <m:r>
          <w:del w:id="1519" w:author="Author" w:date="2026-03-30T07:53:00Z" w16du:dateUtc="2026-03-30T05:53:00Z">
            <w:rPr>
              <w:rFonts w:ascii="Cambria Math" w:hAnsi="Cambria Math"/>
            </w:rPr>
            <m:t>ϵ</m:t>
          </w:del>
        </m:r>
        <m:r>
          <w:del w:id="1520" w:author="Author" w:date="2026-03-30T07:53:00Z" w16du:dateUtc="2026-03-30T05:53:00Z">
            <m:rPr>
              <m:sty m:val="p"/>
            </m:rPr>
            <w:rPr>
              <w:rFonts w:ascii="Cambria Math" w:hAnsi="Cambria Math"/>
            </w:rPr>
            <m:t>=</m:t>
          </w:del>
        </m:r>
        <m:r>
          <w:del w:id="1521" w:author="Author" w:date="2026-03-30T07:53:00Z" w16du:dateUtc="2026-03-30T05:53:00Z">
            <w:rPr>
              <w:rFonts w:ascii="Cambria Math" w:hAnsi="Cambria Math"/>
            </w:rPr>
            <m:t>0.2</m:t>
          </w:del>
        </m:r>
      </m:oMath>
      <w:del w:id="1522" w:author="Author" w:date="2026-03-30T07:53:00Z" w16du:dateUtc="2026-03-30T05:53:00Z">
        <w:r>
          <w:delText>).</w:delText>
        </w:r>
      </w:del>
      <w:ins w:id="1523" w:author="Author" w:date="2026-03-30T07:53:00Z" w16du:dateUtc="2026-03-30T05:53:00Z">
        <w:r>
          <w:t>.</w:t>
        </w:r>
      </w:ins>
      <w:r>
        <w:t xml:space="preserve"> In these </w:t>
      </w:r>
      <w:del w:id="1524" w:author="Author" w:date="2026-03-30T07:53:00Z" w16du:dateUtc="2026-03-30T05:53:00Z">
        <w:r>
          <w:delText xml:space="preserve">two </w:delText>
        </w:r>
      </w:del>
      <w:r>
        <w:t xml:space="preserve">conditions, </w:t>
      </w:r>
      <w:del w:id="1525" w:author="Author" w:date="2026-03-30T07:53:00Z" w16du:dateUtc="2026-03-30T05:53:00Z">
        <w:r>
          <w:delText>they produce very similar patterns: The</w:delText>
        </w:r>
      </w:del>
      <w:ins w:id="1526" w:author="Author" w:date="2026-03-30T07:53:00Z" w16du:dateUtc="2026-03-30T05:53:00Z">
        <w:r>
          <w:t>the</w:t>
        </w:r>
      </w:ins>
      <w:r>
        <w:t xml:space="preserve"> Registered Report route is almost never chosen when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is too low to meet the </w:t>
      </w:r>
      <w:del w:id="1527" w:author="Author" w:date="2026-03-30T07:53:00Z" w16du:dateUtc="2026-03-30T05:53:00Z">
        <w:r>
          <w:delText xml:space="preserve">survival threshold (particularly at </w:delText>
        </w:r>
      </w:del>
      <m:oMath>
        <m:r>
          <w:del w:id="1528" w:author="Author" w:date="2026-03-30T07:53:00Z" w16du:dateUtc="2026-03-30T05:53:00Z">
            <w:rPr>
              <w:rFonts w:ascii="Cambria Math" w:hAnsi="Cambria Math"/>
            </w:rPr>
            <m:t>δ</m:t>
          </w:del>
        </m:r>
        <m:r>
          <w:del w:id="1529" w:author="Author" w:date="2026-03-30T07:53:00Z" w16du:dateUtc="2026-03-30T05:53:00Z">
            <m:rPr>
              <m:sty m:val="p"/>
            </m:rPr>
            <w:rPr>
              <w:rFonts w:ascii="Cambria Math" w:hAnsi="Cambria Math"/>
            </w:rPr>
            <m:t>=</m:t>
          </w:del>
        </m:r>
        <m:r>
          <w:del w:id="1530" w:author="Author" w:date="2026-03-30T07:53:00Z" w16du:dateUtc="2026-03-30T05:53:00Z">
            <w:rPr>
              <w:rFonts w:ascii="Cambria Math" w:hAnsi="Cambria Math"/>
            </w:rPr>
            <m:t>.25</m:t>
          </w:del>
        </m:r>
      </m:oMath>
      <w:del w:id="1531" w:author="Author" w:date="2026-03-30T07:53:00Z" w16du:dateUtc="2026-03-30T05:53:00Z">
        <w:r>
          <w:delText xml:space="preserve"> and </w:delText>
        </w:r>
      </w:del>
      <m:oMath>
        <m:r>
          <w:del w:id="1532" w:author="Author" w:date="2026-03-30T07:53:00Z" w16du:dateUtc="2026-03-30T05:53:00Z">
            <w:rPr>
              <w:rFonts w:ascii="Cambria Math" w:hAnsi="Cambria Math"/>
            </w:rPr>
            <m:t>δ</m:t>
          </w:del>
        </m:r>
        <m:r>
          <w:del w:id="1533" w:author="Author" w:date="2026-03-30T07:53:00Z" w16du:dateUtc="2026-03-30T05:53:00Z">
            <m:rPr>
              <m:sty m:val="p"/>
            </m:rPr>
            <w:rPr>
              <w:rFonts w:ascii="Cambria Math" w:hAnsi="Cambria Math"/>
            </w:rPr>
            <m:t>=</m:t>
          </w:del>
        </m:r>
        <m:r>
          <w:del w:id="1534" w:author="Author" w:date="2026-03-30T07:53:00Z" w16du:dateUtc="2026-03-30T05:53:00Z">
            <w:rPr>
              <w:rFonts w:ascii="Cambria Math" w:hAnsi="Cambria Math"/>
            </w:rPr>
            <m:t>.5</m:t>
          </w:del>
        </m:r>
      </m:oMath>
      <w:del w:id="1535" w:author="Author" w:date="2026-03-30T07:53:00Z" w16du:dateUtc="2026-03-30T05:53:00Z">
        <w:r>
          <w:delText xml:space="preserve">; less so at </w:delText>
        </w:r>
      </w:del>
      <m:oMath>
        <m:r>
          <w:del w:id="1536" w:author="Author" w:date="2026-03-30T07:53:00Z" w16du:dateUtc="2026-03-30T05:53:00Z">
            <w:rPr>
              <w:rFonts w:ascii="Cambria Math" w:hAnsi="Cambria Math"/>
            </w:rPr>
            <m:t>δ</m:t>
          </w:del>
        </m:r>
        <m:r>
          <w:del w:id="1537" w:author="Author" w:date="2026-03-30T07:53:00Z" w16du:dateUtc="2026-03-30T05:53:00Z">
            <m:rPr>
              <m:sty m:val="p"/>
            </m:rPr>
            <w:rPr>
              <w:rFonts w:ascii="Cambria Math" w:hAnsi="Cambria Math"/>
            </w:rPr>
            <m:t>=</m:t>
          </w:del>
        </m:r>
        <m:r>
          <w:del w:id="1538" w:author="Author" w:date="2026-03-30T07:53:00Z" w16du:dateUtc="2026-03-30T05:53:00Z">
            <w:rPr>
              <w:rFonts w:ascii="Cambria Math" w:hAnsi="Cambria Math"/>
            </w:rPr>
            <m:t>.75</m:t>
          </w:del>
        </m:r>
      </m:oMath>
      <w:del w:id="1539" w:author="Author" w:date="2026-03-30T07:53:00Z" w16du:dateUtc="2026-03-30T05:53:00Z">
        <w:r>
          <w:delText>),</w:delText>
        </w:r>
      </w:del>
      <w:ins w:id="1540" w:author="Author" w:date="2026-03-30T07:53:00Z" w16du:dateUtc="2026-03-30T05:53:00Z">
        <w:r>
          <w:t>threshold,</w:t>
        </w:r>
      </w:ins>
      <w:r>
        <w:t xml:space="preserve"> and this effect tapers off as </w:t>
      </w:r>
      <w:del w:id="1541" w:author="Author" w:date="2026-03-30T07:53:00Z" w16du:dateUtc="2026-03-30T05:53:00Z">
        <w:r>
          <w:delText>the number of research cycles</w:delText>
        </w:r>
      </w:del>
      <m:oMath>
        <m:r>
          <w:ins w:id="1542" w:author="Author" w:date="2026-03-30T07:53:00Z" w16du:dateUtc="2026-03-30T05:53:00Z">
            <w:rPr>
              <w:rFonts w:ascii="Cambria Math" w:hAnsi="Cambria Math"/>
            </w:rPr>
            <m:t>m</m:t>
          </w:ins>
        </m:r>
      </m:oMath>
      <w:r>
        <w:t xml:space="preserve"> increases. </w:t>
      </w:r>
      <w:del w:id="1543" w:author="Author" w:date="2026-03-30T07:53:00Z" w16du:dateUtc="2026-03-30T05:53:00Z">
        <w:r>
          <w:delText>Compared to baseline, the</w:delText>
        </w:r>
      </w:del>
      <w:ins w:id="1544" w:author="Author" w:date="2026-03-30T07:53:00Z" w16du:dateUtc="2026-03-30T05:53:00Z">
        <w:r>
          <w:t>The</w:t>
        </w:r>
      </w:ins>
      <w:r>
        <w:t xml:space="preserve"> change is particularly striking for the concave fitness function (</w:t>
      </w:r>
      <m:oMath>
        <m:r>
          <w:rPr>
            <w:rFonts w:ascii="Cambria Math" w:hAnsi="Cambria Math"/>
          </w:rPr>
          <m:t>ϵ</m:t>
        </m:r>
        <m:r>
          <m:rPr>
            <m:sty m:val="p"/>
          </m:rPr>
          <w:rPr>
            <w:rFonts w:ascii="Cambria Math" w:hAnsi="Cambria Math"/>
          </w:rPr>
          <m:t>=</m:t>
        </m:r>
        <m:r>
          <w:rPr>
            <w:rFonts w:ascii="Cambria Math" w:hAnsi="Cambria Math"/>
          </w:rPr>
          <m:t>0.2</m:t>
        </m:r>
      </m:oMath>
      <w:del w:id="1545" w:author="Author" w:date="2026-03-30T07:53:00Z" w16du:dateUtc="2026-03-30T05:53:00Z">
        <w:r>
          <w:delText>, left column in Fig. 6</w:delText>
        </w:r>
      </w:del>
      <w:r>
        <w:t xml:space="preserve">), where </w:t>
      </w:r>
      <w:del w:id="1546" w:author="Author" w:date="2026-03-30T07:53:00Z" w16du:dateUtc="2026-03-30T05:53:00Z">
        <w:r>
          <w:delText xml:space="preserve">RRs </w:delText>
        </w:r>
      </w:del>
      <w:ins w:id="1547" w:author="Author" w:date="2026-03-30T07:53:00Z" w16du:dateUtc="2026-03-30T05:53:00Z">
        <w:r>
          <w:t xml:space="preserve">Registered Reports </w:t>
        </w:r>
      </w:ins>
      <w:r>
        <w:t xml:space="preserve">are normally preferred at low </w:t>
      </w:r>
      <m:oMath>
        <m:r>
          <w:rPr>
            <w:rFonts w:ascii="Cambria Math" w:hAnsi="Cambria Math"/>
          </w:rPr>
          <m:t>m</m:t>
        </m:r>
      </m:oMath>
      <w:r>
        <w:t xml:space="preserve">. When the </w:t>
      </w:r>
      <w:del w:id="1548" w:author="Author" w:date="2026-03-30T07:53:00Z" w16du:dateUtc="2026-03-30T05:53:00Z">
        <w:r>
          <w:delText xml:space="preserve">survival </w:delText>
        </w:r>
      </w:del>
      <w:r>
        <w:t xml:space="preserve">threshold is high </w:t>
      </w:r>
      <w:del w:id="1549" w:author="Author" w:date="2026-03-30T07:53:00Z" w16du:dateUtc="2026-03-30T05:53:00Z">
        <w:r>
          <w:delText>(</w:delText>
        </w:r>
      </w:del>
      <m:oMath>
        <m:r>
          <w:del w:id="1550" w:author="Author" w:date="2026-03-30T07:53:00Z" w16du:dateUtc="2026-03-30T05:53:00Z">
            <w:rPr>
              <w:rFonts w:ascii="Cambria Math" w:hAnsi="Cambria Math"/>
            </w:rPr>
            <m:t>δ</m:t>
          </w:del>
        </m:r>
        <m:r>
          <w:del w:id="1551" w:author="Author" w:date="2026-03-30T07:53:00Z" w16du:dateUtc="2026-03-30T05:53:00Z">
            <m:rPr>
              <m:sty m:val="p"/>
            </m:rPr>
            <w:rPr>
              <w:rFonts w:ascii="Cambria Math" w:hAnsi="Cambria Math"/>
            </w:rPr>
            <m:t>=</m:t>
          </w:del>
        </m:r>
        <m:r>
          <w:del w:id="1552" w:author="Author" w:date="2026-03-30T07:53:00Z" w16du:dateUtc="2026-03-30T05:53:00Z">
            <w:rPr>
              <w:rFonts w:ascii="Cambria Math" w:hAnsi="Cambria Math"/>
            </w:rPr>
            <m:t>.75</m:t>
          </w:del>
        </m:r>
      </m:oMath>
      <w:del w:id="1553" w:author="Author" w:date="2026-03-30T07:53:00Z" w16du:dateUtc="2026-03-30T05:53:00Z">
        <w:r>
          <w:delText xml:space="preserve">) </w:delText>
        </w:r>
      </w:del>
      <w:r>
        <w:t xml:space="preserve">or the fitness function </w:t>
      </w:r>
      <w:del w:id="1554" w:author="Author" w:date="2026-03-30T07:53:00Z" w16du:dateUtc="2026-03-30T05:53:00Z">
        <w:r>
          <w:delText xml:space="preserve">is </w:delText>
        </w:r>
      </w:del>
      <w:r>
        <w:t>concave,</w:t>
      </w:r>
      <w:del w:id="1555" w:author="Author" w:date="2026-03-30T07:53:00Z" w16du:dateUtc="2026-03-30T05:53:00Z">
        <w:r>
          <w:delText xml:space="preserve"> we can also see that</w:delText>
        </w:r>
      </w:del>
      <w:r>
        <w:t xml:space="preserve"> Registered Reports become </w:t>
      </w:r>
      <w:r>
        <w:rPr>
          <w:i/>
          <w:iCs/>
        </w:rPr>
        <w:t>more</w:t>
      </w:r>
      <w:r>
        <w:t xml:space="preserve"> popular than baseline when they are worth just enough to pass the </w:t>
      </w:r>
      <w:del w:id="1556" w:author="Author" w:date="2026-03-30T07:53:00Z" w16du:dateUtc="2026-03-30T05:53:00Z">
        <w:r>
          <w:delText xml:space="preserve">survival </w:delText>
        </w:r>
      </w:del>
      <w:r>
        <w:t>threshold. For the convex fitness function (</w:t>
      </w:r>
      <m:oMath>
        <m:r>
          <w:rPr>
            <w:rFonts w:ascii="Cambria Math" w:hAnsi="Cambria Math"/>
          </w:rPr>
          <m:t>ϵ</m:t>
        </m:r>
        <m:r>
          <m:rPr>
            <m:sty m:val="p"/>
          </m:rPr>
          <w:rPr>
            <w:rFonts w:ascii="Cambria Math" w:hAnsi="Cambria Math"/>
          </w:rPr>
          <m:t>=</m:t>
        </m:r>
        <m:r>
          <w:rPr>
            <w:rFonts w:ascii="Cambria Math" w:hAnsi="Cambria Math"/>
          </w:rPr>
          <m:t>5</m:t>
        </m:r>
      </m:oMath>
      <w:del w:id="1557" w:author="Author" w:date="2026-03-30T07:53:00Z" w16du:dateUtc="2026-03-30T05:53:00Z">
        <w:r>
          <w:delText xml:space="preserve">) on the other hand, survival </w:delText>
        </w:r>
        <w:r>
          <w:lastRenderedPageBreak/>
          <w:delText>thresholds of 25% and 50% seem to have no effect at all. Only</w:delText>
        </w:r>
      </w:del>
      <w:ins w:id="1558" w:author="Author" w:date="2026-03-30T07:53:00Z" w16du:dateUtc="2026-03-30T05:53:00Z">
        <w:r>
          <w:t>), only</w:t>
        </w:r>
      </w:ins>
      <w:r>
        <w:t xml:space="preserve"> a high threshold of 75% </w:t>
      </w:r>
      <w:del w:id="1559" w:author="Author" w:date="2026-03-30T07:53:00Z" w16du:dateUtc="2026-03-30T05:53:00Z">
        <w:r>
          <w:delText>makes RRs</w:delText>
        </w:r>
      </w:del>
      <w:ins w:id="1560" w:author="Author" w:date="2026-03-30T07:53:00Z" w16du:dateUtc="2026-03-30T05:53:00Z">
        <w:r>
          <w:t>has a visible effect, making Registered Reports</w:t>
        </w:r>
      </w:ins>
      <w:r>
        <w:t xml:space="preserve"> even less popular when they have low value (</w:t>
      </w:r>
      <m:oMath>
        <m:sSub>
          <m:sSubPr>
            <m:ctrlPr>
              <w:rPr>
                <w:rFonts w:ascii="Cambria Math" w:hAnsi="Cambria Math"/>
              </w:rPr>
            </m:ctrlPr>
          </m:sSubPr>
          <m:e>
            <m:r>
              <w:rPr>
                <w:rFonts w:ascii="Cambria Math" w:hAnsi="Cambria Math"/>
              </w:rPr>
              <m:t>b</m:t>
            </m:r>
          </m:e>
          <m:sub>
            <m:r>
              <w:rPr>
                <w:rFonts w:ascii="Cambria Math" w:hAnsi="Cambria Math"/>
              </w:rPr>
              <m:t>R</m:t>
            </m:r>
          </m:sub>
        </m:sSub>
        <m:r>
          <w:del w:id="1561" w:author="Author" w:date="2026-03-30T07:53:00Z" w16du:dateUtc="2026-03-30T05:53:00Z">
            <m:rPr>
              <m:sty m:val="p"/>
            </m:rPr>
            <w:rPr>
              <w:rFonts w:ascii="Cambria Math" w:hAnsi="Cambria Math"/>
            </w:rPr>
            <m:t>≤</m:t>
          </w:del>
        </m:r>
        <m:r>
          <w:del w:id="1562" w:author="Author" w:date="2026-03-30T07:53:00Z" w16du:dateUtc="2026-03-30T05:53:00Z">
            <w:rPr>
              <w:rFonts w:ascii="Cambria Math" w:hAnsi="Cambria Math"/>
            </w:rPr>
            <m:t>0.4</m:t>
          </w:del>
        </m:r>
        <m:r>
          <w:ins w:id="1563" w:author="Author" w:date="2026-03-30T07:53:00Z" w16du:dateUtc="2026-03-30T05:53:00Z">
            <m:rPr>
              <m:sty m:val="p"/>
            </m:rPr>
            <w:rPr>
              <w:rFonts w:ascii="Cambria Math" w:hAnsi="Cambria Math"/>
            </w:rPr>
            <m:t>&lt;</m:t>
          </w:ins>
        </m:r>
        <m:r>
          <w:ins w:id="1564" w:author="Author" w:date="2026-03-30T07:53:00Z" w16du:dateUtc="2026-03-30T05:53:00Z">
            <w:rPr>
              <w:rFonts w:ascii="Cambria Math" w:hAnsi="Cambria Math"/>
            </w:rPr>
            <m:t>.04</m:t>
          </w:ins>
        </m:r>
      </m:oMath>
      <w:r>
        <w:t xml:space="preserve">), especially </w:t>
      </w:r>
      <w:del w:id="1565" w:author="Author" w:date="2026-03-30T07:53:00Z" w16du:dateUtc="2026-03-30T05:53:00Z">
        <w:r>
          <w:delText>when the number of research cycles is low</w:delText>
        </w:r>
      </w:del>
      <w:ins w:id="1566" w:author="Author" w:date="2026-03-30T07:53:00Z" w16du:dateUtc="2026-03-30T05:53:00Z">
        <w:r>
          <w:t xml:space="preserve">at low </w:t>
        </w:r>
      </w:ins>
      <m:oMath>
        <m:r>
          <w:ins w:id="1567" w:author="Author" w:date="2026-03-30T07:53:00Z" w16du:dateUtc="2026-03-30T05:53:00Z">
            <w:rPr>
              <w:rFonts w:ascii="Cambria Math" w:hAnsi="Cambria Math"/>
            </w:rPr>
            <m:t>m</m:t>
          </w:ins>
        </m:r>
      </m:oMath>
      <w:r>
        <w:t>.</w:t>
      </w:r>
    </w:p>
    <w:p w14:paraId="13713B4E" w14:textId="77777777" w:rsidR="00251F6B" w:rsidRDefault="00000000">
      <w:pPr>
        <w:pStyle w:val="BodyText"/>
        <w:rPr>
          <w:del w:id="1568" w:author="Author" w:date="2026-03-30T07:53:00Z" w16du:dateUtc="2026-03-30T05:53:00Z"/>
        </w:rPr>
      </w:pPr>
      <w:del w:id="1569" w:author="Author" w:date="2026-03-30T07:53:00Z" w16du:dateUtc="2026-03-30T05:53:00Z">
        <w:r>
          <w:delText xml:space="preserve">What does this mean in practice? </w:delText>
        </w:r>
      </w:del>
      <w:r>
        <w:t xml:space="preserve">In </w:t>
      </w:r>
      <w:del w:id="1570" w:author="Author" w:date="2026-03-30T07:53:00Z" w16du:dateUtc="2026-03-30T05:53:00Z">
        <w:r>
          <w:delText xml:space="preserve">our model, fitness (according to the three different fitness functions) is calculated after the survival threshold has been met. This is meant to mimic publication requirements that are expressed in raw numbers. Importantly, it also means that our simulation shows which strategies during a PhD or on the tenure track lead to maximal fitness </w:delText>
        </w:r>
        <w:r>
          <w:rPr>
            <w:i/>
            <w:iCs/>
          </w:rPr>
          <w:delText>after</w:delText>
        </w:r>
        <w:r>
          <w:delText xml:space="preserve"> researchers have successfully obtained their PhD or have been granted tenure. With this in mind, it becomes easier to understand the meaning of the different fitness functions. As discussed above, PhD candidates plausibly receive increasing returns for additional publications (convex fitness function), unless they intend not to stay in academia, in which case returns are strongly decreasing (concave fitness function).   For researchers on the tenure track, the fitness function after achieving tenure is also likely concave, assuming a) that achieving tenure is one of the most important career goals for many (making further progress relatively less important) and b) that such individuals have already built up substantial publication records, to which any single addition makes less and less of a difference. However, exceptions from this scenario may well exist, for example in situations where tenured researchers are under great pressure to obtain grant funding.</w:delText>
        </w:r>
      </w:del>
    </w:p>
    <w:p w14:paraId="439369B6" w14:textId="77777777" w:rsidR="00167C5D" w:rsidRDefault="00000000">
      <w:pPr>
        <w:pStyle w:val="BodyText"/>
      </w:pPr>
      <w:del w:id="1571" w:author="Author" w:date="2026-03-30T07:53:00Z" w16du:dateUtc="2026-03-30T05:53:00Z">
        <w:r>
          <w:delText xml:space="preserve">Translated to </w:delText>
        </w:r>
      </w:del>
      <w:r>
        <w:t xml:space="preserve">real-world </w:t>
      </w:r>
      <w:del w:id="1572" w:author="Author" w:date="2026-03-30T07:53:00Z" w16du:dateUtc="2026-03-30T05:53:00Z">
        <w:r>
          <w:delText>scenarios, our results thus suggest the following implications: First</w:delText>
        </w:r>
      </w:del>
      <w:ins w:id="1573" w:author="Author" w:date="2026-03-30T07:53:00Z" w16du:dateUtc="2026-03-30T05:53:00Z">
        <w:r>
          <w:t>terms</w:t>
        </w:r>
      </w:ins>
      <w:r>
        <w:t xml:space="preserve">, survival thresholds are almost irrelevant when </w:t>
      </w:r>
      <w:del w:id="1574" w:author="Author" w:date="2026-03-30T07:53:00Z" w16du:dateUtc="2026-03-30T05:53:00Z">
        <w:r>
          <w:delText xml:space="preserve"> researchers can complete large numbers of studies before they are evaluated (reflecting characteristics of the research field, available resources, or length of the evaluation period).  Second, researchers</w:delText>
        </w:r>
      </w:del>
      <w:ins w:id="1575" w:author="Author" w:date="2026-03-30T07:53:00Z" w16du:dateUtc="2026-03-30T05:53:00Z">
        <w:r>
          <w:t>empirical pace is high. Researchers</w:t>
        </w:r>
      </w:ins>
      <w:r>
        <w:t xml:space="preserve"> with a convex fitness function</w:t>
      </w:r>
      <m:oMath>
        <m:r>
          <w:del w:id="1576" w:author="Author" w:date="2026-03-30T07:53:00Z" w16du:dateUtc="2026-03-30T05:53:00Z">
            <w:rPr>
              <w:rFonts w:ascii="Cambria Math" w:hAnsi="Cambria Math"/>
            </w:rPr>
            <m:t> </m:t>
          </w:del>
        </m:r>
      </m:oMath>
      <w:del w:id="1577" w:author="Author" w:date="2026-03-30T07:53:00Z" w16du:dateUtc="2026-03-30T05:53:00Z">
        <w:r>
          <w:delText>—</w:delText>
        </w:r>
      </w:del>
      <m:oMath>
        <m:r>
          <w:del w:id="1578" w:author="Author" w:date="2026-03-30T07:53:00Z" w16du:dateUtc="2026-03-30T05:53:00Z">
            <w:rPr>
              <w:rFonts w:ascii="Cambria Math" w:hAnsi="Cambria Math"/>
            </w:rPr>
            <m:t> </m:t>
          </w:del>
        </m:r>
      </m:oMath>
      <w:del w:id="1579" w:author="Author" w:date="2026-03-30T07:53:00Z" w16du:dateUtc="2026-03-30T05:53:00Z">
        <w:r>
          <w:delText>such as</w:delText>
        </w:r>
      </w:del>
      <w:ins w:id="1580" w:author="Author" w:date="2026-03-30T07:53:00Z" w16du:dateUtc="2026-03-30T05:53:00Z">
        <w:r>
          <w:t xml:space="preserve"> (e.g.,</w:t>
        </w:r>
      </w:ins>
      <w:r>
        <w:t xml:space="preserve"> PhD candidates </w:t>
      </w:r>
      <w:del w:id="1581" w:author="Author" w:date="2026-03-30T07:53:00Z" w16du:dateUtc="2026-03-30T05:53:00Z">
        <w:r>
          <w:delText xml:space="preserve">who are </w:delText>
        </w:r>
      </w:del>
      <w:r>
        <w:lastRenderedPageBreak/>
        <w:t>pursuing an academic career</w:t>
      </w:r>
      <m:oMath>
        <m:r>
          <w:del w:id="1582" w:author="Author" w:date="2026-03-30T07:53:00Z" w16du:dateUtc="2026-03-30T05:53:00Z">
            <w:rPr>
              <w:rFonts w:ascii="Cambria Math" w:hAnsi="Cambria Math"/>
            </w:rPr>
            <m:t> </m:t>
          </w:del>
        </m:r>
      </m:oMath>
      <w:del w:id="1583" w:author="Author" w:date="2026-03-30T07:53:00Z" w16du:dateUtc="2026-03-30T05:53:00Z">
        <w:r>
          <w:delText>—</w:delText>
        </w:r>
      </w:del>
      <m:oMath>
        <m:r>
          <w:del w:id="1584" w:author="Author" w:date="2026-03-30T07:53:00Z" w16du:dateUtc="2026-03-30T05:53:00Z">
            <w:rPr>
              <w:rFonts w:ascii="Cambria Math" w:hAnsi="Cambria Math"/>
            </w:rPr>
            <m:t> </m:t>
          </w:del>
        </m:r>
      </m:oMath>
      <w:ins w:id="1585" w:author="Author" w:date="2026-03-30T07:53:00Z" w16du:dateUtc="2026-03-30T05:53:00Z">
        <w:r>
          <w:t xml:space="preserve">) </w:t>
        </w:r>
      </w:ins>
      <w:r>
        <w:t xml:space="preserve">are only affected by high </w:t>
      </w:r>
      <w:del w:id="1586" w:author="Author" w:date="2026-03-30T07:53:00Z" w16du:dateUtc="2026-03-30T05:53:00Z">
        <w:r>
          <w:delText xml:space="preserve">survival </w:delText>
        </w:r>
      </w:del>
      <w:r>
        <w:t xml:space="preserve">thresholds, which lead them to choose Registered Reports even less often than normal when their value is low. </w:t>
      </w:r>
      <w:del w:id="1587" w:author="Author" w:date="2026-03-30T07:53:00Z" w16du:dateUtc="2026-03-30T05:53:00Z">
        <w:r>
          <w:delText>Third, researchers</w:delText>
        </w:r>
      </w:del>
      <w:ins w:id="1588" w:author="Author" w:date="2026-03-30T07:53:00Z" w16du:dateUtc="2026-03-30T05:53:00Z">
        <w:r>
          <w:t>Researchers</w:t>
        </w:r>
      </w:ins>
      <w:r>
        <w:t xml:space="preserve"> with a concave fitness function</w:t>
      </w:r>
      <m:oMath>
        <m:r>
          <w:del w:id="1589" w:author="Author" w:date="2026-03-30T07:53:00Z" w16du:dateUtc="2026-03-30T05:53:00Z">
            <w:rPr>
              <w:rFonts w:ascii="Cambria Math" w:hAnsi="Cambria Math"/>
            </w:rPr>
            <m:t> </m:t>
          </w:del>
        </m:r>
      </m:oMath>
      <w:del w:id="1590" w:author="Author" w:date="2026-03-30T07:53:00Z" w16du:dateUtc="2026-03-30T05:53:00Z">
        <w:r>
          <w:delText>—</w:delText>
        </w:r>
      </w:del>
      <m:oMath>
        <m:r>
          <w:del w:id="1591" w:author="Author" w:date="2026-03-30T07:53:00Z" w16du:dateUtc="2026-03-30T05:53:00Z">
            <w:rPr>
              <w:rFonts w:ascii="Cambria Math" w:hAnsi="Cambria Math"/>
            </w:rPr>
            <m:t> </m:t>
          </w:del>
        </m:r>
      </m:oMath>
      <w:del w:id="1592" w:author="Author" w:date="2026-03-30T07:53:00Z" w16du:dateUtc="2026-03-30T05:53:00Z">
        <w:r>
          <w:delText>such as</w:delText>
        </w:r>
      </w:del>
      <w:ins w:id="1593" w:author="Author" w:date="2026-03-30T07:53:00Z" w16du:dateUtc="2026-03-30T05:53:00Z">
        <w:r>
          <w:t xml:space="preserve"> (e.g.,</w:t>
        </w:r>
      </w:ins>
      <w:r>
        <w:t xml:space="preserve"> tenure candidates</w:t>
      </w:r>
      <w:del w:id="1594" w:author="Author" w:date="2026-03-30T07:53:00Z" w16du:dateUtc="2026-03-30T05:53:00Z">
        <w:r>
          <w:delText xml:space="preserve"> or PhD students who aim for careers outside of academia</w:delText>
        </w:r>
      </w:del>
      <m:oMath>
        <m:r>
          <w:del w:id="1595" w:author="Author" w:date="2026-03-30T07:53:00Z" w16du:dateUtc="2026-03-30T05:53:00Z">
            <w:rPr>
              <w:rFonts w:ascii="Cambria Math" w:hAnsi="Cambria Math"/>
            </w:rPr>
            <m:t> </m:t>
          </w:del>
        </m:r>
      </m:oMath>
      <w:del w:id="1596" w:author="Author" w:date="2026-03-30T07:53:00Z" w16du:dateUtc="2026-03-30T05:53:00Z">
        <w:r>
          <w:delText>—</w:delText>
        </w:r>
      </w:del>
      <m:oMath>
        <m:r>
          <w:del w:id="1597" w:author="Author" w:date="2026-03-30T07:53:00Z" w16du:dateUtc="2026-03-30T05:53:00Z">
            <w:rPr>
              <w:rFonts w:ascii="Cambria Math" w:hAnsi="Cambria Math"/>
            </w:rPr>
            <m:t> </m:t>
          </w:del>
        </m:r>
      </m:oMath>
      <w:ins w:id="1598" w:author="Author" w:date="2026-03-30T07:53:00Z" w16du:dateUtc="2026-03-30T05:53:00Z">
        <w:r>
          <w:t xml:space="preserve">) </w:t>
        </w:r>
      </w:ins>
      <w:r>
        <w:t xml:space="preserve">are highly sensitive to </w:t>
      </w:r>
      <w:del w:id="1599" w:author="Author" w:date="2026-03-30T07:53:00Z" w16du:dateUtc="2026-03-30T05:53:00Z">
        <w:r>
          <w:delText>the value of Registered Reports:</w:delText>
        </w:r>
      </w:del>
      <m:oMath>
        <m:sSub>
          <m:sSubPr>
            <m:ctrlPr>
              <w:ins w:id="1600" w:author="Author" w:date="2026-03-30T07:53:00Z" w16du:dateUtc="2026-03-30T05:53:00Z">
                <w:rPr>
                  <w:rFonts w:ascii="Cambria Math" w:hAnsi="Cambria Math"/>
                </w:rPr>
              </w:ins>
            </m:ctrlPr>
          </m:sSubPr>
          <m:e>
            <m:r>
              <w:ins w:id="1601" w:author="Author" w:date="2026-03-30T07:53:00Z" w16du:dateUtc="2026-03-30T05:53:00Z">
                <w:rPr>
                  <w:rFonts w:ascii="Cambria Math" w:hAnsi="Cambria Math"/>
                </w:rPr>
                <m:t>b</m:t>
              </w:ins>
            </m:r>
          </m:e>
          <m:sub>
            <m:r>
              <w:ins w:id="1602" w:author="Author" w:date="2026-03-30T07:53:00Z" w16du:dateUtc="2026-03-30T05:53:00Z">
                <w:rPr>
                  <w:rFonts w:ascii="Cambria Math" w:hAnsi="Cambria Math"/>
                </w:rPr>
                <m:t>R</m:t>
              </w:ins>
            </m:r>
          </m:sub>
        </m:sSub>
      </m:oMath>
      <w:ins w:id="1603" w:author="Author" w:date="2026-03-30T07:53:00Z" w16du:dateUtc="2026-03-30T05:53:00Z">
        <w:r>
          <w:t>:</w:t>
        </w:r>
      </w:ins>
      <w:r>
        <w:t xml:space="preserve"> They virtually never conduct Registered Reports when </w:t>
      </w:r>
      <w:del w:id="1604" w:author="Author" w:date="2026-03-30T07:53:00Z" w16du:dateUtc="2026-03-30T05:53:00Z">
        <w:r>
          <w:delText>their value</w:delText>
        </w:r>
      </w:del>
      <m:oMath>
        <m:sSub>
          <m:sSubPr>
            <m:ctrlPr>
              <w:ins w:id="1605" w:author="Author" w:date="2026-03-30T07:53:00Z" w16du:dateUtc="2026-03-30T05:53:00Z">
                <w:rPr>
                  <w:rFonts w:ascii="Cambria Math" w:hAnsi="Cambria Math"/>
                </w:rPr>
              </w:ins>
            </m:ctrlPr>
          </m:sSubPr>
          <m:e>
            <m:r>
              <w:ins w:id="1606" w:author="Author" w:date="2026-03-30T07:53:00Z" w16du:dateUtc="2026-03-30T05:53:00Z">
                <w:rPr>
                  <w:rFonts w:ascii="Cambria Math" w:hAnsi="Cambria Math"/>
                </w:rPr>
                <m:t>b</m:t>
              </w:ins>
            </m:r>
          </m:e>
          <m:sub>
            <m:r>
              <w:ins w:id="1607" w:author="Author" w:date="2026-03-30T07:53:00Z" w16du:dateUtc="2026-03-30T05:53:00Z">
                <w:rPr>
                  <w:rFonts w:ascii="Cambria Math" w:hAnsi="Cambria Math"/>
                </w:rPr>
                <m:t>R</m:t>
              </w:ins>
            </m:r>
          </m:sub>
        </m:sSub>
      </m:oMath>
      <w:r>
        <w:t xml:space="preserve"> is too low </w:t>
      </w:r>
      <w:del w:id="1608" w:author="Author" w:date="2026-03-30T07:53:00Z" w16du:dateUtc="2026-03-30T05:53:00Z">
        <w:r>
          <w:delText>for meeting</w:delText>
        </w:r>
      </w:del>
      <w:ins w:id="1609" w:author="Author" w:date="2026-03-30T07:53:00Z" w16du:dateUtc="2026-03-30T05:53:00Z">
        <w:r>
          <w:t>to meet</w:t>
        </w:r>
      </w:ins>
      <w:r>
        <w:t xml:space="preserve"> the </w:t>
      </w:r>
      <w:del w:id="1610" w:author="Author" w:date="2026-03-30T07:53:00Z" w16du:dateUtc="2026-03-30T05:53:00Z">
        <w:r>
          <w:delText xml:space="preserve">survival </w:delText>
        </w:r>
      </w:del>
      <w:r>
        <w:t xml:space="preserve">threshold, but strongly prefer them when </w:t>
      </w:r>
      <w:del w:id="1611" w:author="Author" w:date="2026-03-30T07:53:00Z" w16du:dateUtc="2026-03-30T05:53:00Z">
        <w:r>
          <w:delText>their value is sufficient (especially when empirical pace is low and/or the survival threshold is high).</w:delText>
        </w:r>
      </w:del>
      <w:ins w:id="1612" w:author="Author" w:date="2026-03-30T07:53:00Z" w16du:dateUtc="2026-03-30T05:53:00Z">
        <w:r>
          <w:t>it is sufficient.</w:t>
        </w:r>
      </w:ins>
    </w:p>
    <w:p w14:paraId="74DB2407" w14:textId="77777777" w:rsidR="00251F6B" w:rsidRDefault="00000000">
      <w:pPr>
        <w:pStyle w:val="CaptionedFigure"/>
        <w:framePr w:wrap="notBeside"/>
        <w:rPr>
          <w:del w:id="1613" w:author="Author" w:date="2026-03-30T07:53:00Z" w16du:dateUtc="2026-03-30T05:53:00Z"/>
        </w:rPr>
      </w:pPr>
      <w:del w:id="1614" w:author="Author" w:date="2026-03-30T07:53:00Z" w16du:dateUtc="2026-03-30T05:53:00Z">
        <w:r>
          <w:rPr>
            <w:noProof/>
          </w:rPr>
          <w:lastRenderedPageBreak/>
          <w:drawing>
            <wp:inline distT="0" distB="0" distL="0" distR="0">
              <wp:extent cx="5969000" cy="6966174"/>
              <wp:effectExtent l="0" t="0" r="0" b="0"/>
              <wp:docPr id="71" name="Picture" descr="Figure 7: Effect of competition on evolved publication strategies. Shown are median evolved publication strategies (s) after 250 generations in 50 runs (tile colour represents the median of 50 run medians) depending on the intensity of competition (\gamma, y-axis), numbers of research cycles per generation (m), different values of b_{R} (x-axis), and different fitness functions (characterised by exponent \epsilon) with no survival threshold (\delta = 0). To reproduce, researchers must accumulate a total payoff in the top \gamma proportion of the population."/>
              <wp:cNvGraphicFramePr/>
              <a:graphic xmlns:a="http://schemas.openxmlformats.org/drawingml/2006/main">
                <a:graphicData uri="http://schemas.openxmlformats.org/drawingml/2006/picture">
                  <pic:pic xmlns:pic="http://schemas.openxmlformats.org/drawingml/2006/picture">
                    <pic:nvPicPr>
                      <pic:cNvPr id="72" name="Picture" descr="../plots/plot_gamma_tile_evo.png"/>
                      <pic:cNvPicPr>
                        <a:picLocks noChangeAspect="1" noChangeArrowheads="1"/>
                      </pic:cNvPicPr>
                    </pic:nvPicPr>
                    <pic:blipFill>
                      <a:blip r:embed="rId14"/>
                      <a:stretch>
                        <a:fillRect/>
                      </a:stretch>
                    </pic:blipFill>
                    <pic:spPr bwMode="auto">
                      <a:xfrm>
                        <a:off x="0" y="0"/>
                        <a:ext cx="5969000" cy="6966174"/>
                      </a:xfrm>
                      <a:prstGeom prst="rect">
                        <a:avLst/>
                      </a:prstGeom>
                      <a:noFill/>
                      <a:ln w="9525">
                        <a:noFill/>
                        <a:headEnd/>
                        <a:tailEnd/>
                      </a:ln>
                    </pic:spPr>
                  </pic:pic>
                </a:graphicData>
              </a:graphic>
            </wp:inline>
          </w:drawing>
        </w:r>
      </w:del>
    </w:p>
    <w:p w14:paraId="094B40D7" w14:textId="77777777" w:rsidR="00167C5D" w:rsidRDefault="00000000">
      <w:pPr>
        <w:pStyle w:val="CaptionedFigure"/>
        <w:framePr w:wrap="notBeside"/>
        <w:rPr>
          <w:ins w:id="1615" w:author="Author" w:date="2026-03-30T07:53:00Z" w16du:dateUtc="2026-03-30T05:53:00Z"/>
        </w:rPr>
      </w:pPr>
      <w:ins w:id="1616" w:author="Author" w:date="2026-03-30T07:53:00Z" w16du:dateUtc="2026-03-30T05:53:00Z">
        <w:r>
          <w:rPr>
            <w:noProof/>
          </w:rPr>
          <w:drawing>
            <wp:inline distT="0" distB="0" distL="0" distR="0" wp14:anchorId="062D78EA" wp14:editId="198449E7">
              <wp:extent cx="5969000" cy="6966174"/>
              <wp:effectExtent l="0" t="0" r="0" b="0"/>
              <wp:docPr id="70" name="Picture" descr="Figure 7: Effect of competition on evolved publication strategies. Tile colour as in Fig. 5, depending on competition intensity (\gamma), m, b_{R}, and \epsilon, with \delta = 0."/>
              <wp:cNvGraphicFramePr/>
              <a:graphic xmlns:a="http://schemas.openxmlformats.org/drawingml/2006/main">
                <a:graphicData uri="http://schemas.openxmlformats.org/drawingml/2006/picture">
                  <pic:pic xmlns:pic="http://schemas.openxmlformats.org/drawingml/2006/picture">
                    <pic:nvPicPr>
                      <pic:cNvPr id="71" name="Picture" descr="../plots/plot_gamma_tile_evo.png"/>
                      <pic:cNvPicPr>
                        <a:picLocks noChangeAspect="1" noChangeArrowheads="1"/>
                      </pic:cNvPicPr>
                    </pic:nvPicPr>
                    <pic:blipFill>
                      <a:blip r:embed="rId14"/>
                      <a:stretch>
                        <a:fillRect/>
                      </a:stretch>
                    </pic:blipFill>
                    <pic:spPr bwMode="auto">
                      <a:xfrm>
                        <a:off x="0" y="0"/>
                        <a:ext cx="5969000" cy="6966174"/>
                      </a:xfrm>
                      <a:prstGeom prst="rect">
                        <a:avLst/>
                      </a:prstGeom>
                      <a:noFill/>
                      <a:ln w="9525">
                        <a:noFill/>
                        <a:headEnd/>
                        <a:tailEnd/>
                      </a:ln>
                    </pic:spPr>
                  </pic:pic>
                </a:graphicData>
              </a:graphic>
            </wp:inline>
          </w:drawing>
        </w:r>
      </w:ins>
    </w:p>
    <w:p w14:paraId="270323CA" w14:textId="77777777" w:rsidR="00167C5D" w:rsidRDefault="00000000">
      <w:pPr>
        <w:pStyle w:val="ImageCaption"/>
      </w:pPr>
      <w:bookmarkStart w:id="1617" w:name="fig:gammaplot"/>
      <w:bookmarkEnd w:id="1617"/>
      <w:r>
        <w:rPr>
          <w:i/>
          <w:iCs/>
        </w:rPr>
        <w:lastRenderedPageBreak/>
        <w:t>Figure</w:t>
      </w:r>
      <w:r>
        <w:t xml:space="preserve"> 7. Effect of competition on evolved publication strategies. </w:t>
      </w:r>
      <w:del w:id="1618" w:author="Author" w:date="2026-03-30T07:53:00Z" w16du:dateUtc="2026-03-30T05:53:00Z">
        <w:r>
          <w:delText>Shown are median evolved publication strategies (</w:delText>
        </w:r>
      </w:del>
      <m:oMath>
        <m:r>
          <w:del w:id="1619" w:author="Author" w:date="2026-03-30T07:53:00Z" w16du:dateUtc="2026-03-30T05:53:00Z">
            <w:rPr>
              <w:rFonts w:ascii="Cambria Math" w:hAnsi="Cambria Math"/>
            </w:rPr>
            <m:t>s</m:t>
          </w:del>
        </m:r>
      </m:oMath>
      <w:del w:id="1620" w:author="Author" w:date="2026-03-30T07:53:00Z" w16du:dateUtc="2026-03-30T05:53:00Z">
        <w:r>
          <w:delText>) after 250 generations in 50 runs (tile</w:delText>
        </w:r>
      </w:del>
      <w:ins w:id="1621" w:author="Author" w:date="2026-03-30T07:53:00Z" w16du:dateUtc="2026-03-30T05:53:00Z">
        <w:r>
          <w:t>Tile</w:t>
        </w:r>
      </w:ins>
      <w:r>
        <w:t xml:space="preserve"> colour </w:t>
      </w:r>
      <w:del w:id="1622" w:author="Author" w:date="2026-03-30T07:53:00Z" w16du:dateUtc="2026-03-30T05:53:00Z">
        <w:r>
          <w:delText>represents the median of 50 run medians)</w:delText>
        </w:r>
      </w:del>
      <w:ins w:id="1623" w:author="Author" w:date="2026-03-30T07:53:00Z" w16du:dateUtc="2026-03-30T05:53:00Z">
        <w:r>
          <w:t>as in Fig. 5,</w:t>
        </w:r>
      </w:ins>
      <w:r>
        <w:t xml:space="preserve"> depending on </w:t>
      </w:r>
      <w:del w:id="1624" w:author="Author" w:date="2026-03-30T07:53:00Z" w16du:dateUtc="2026-03-30T05:53:00Z">
        <w:r>
          <w:delText xml:space="preserve">the intensity of </w:delText>
        </w:r>
      </w:del>
      <w:r>
        <w:t xml:space="preserve">competition </w:t>
      </w:r>
      <w:ins w:id="1625" w:author="Author" w:date="2026-03-30T07:53:00Z" w16du:dateUtc="2026-03-30T05:53:00Z">
        <w:r>
          <w:t xml:space="preserve">intensity </w:t>
        </w:r>
      </w:ins>
      <w:r>
        <w:t>(</w:t>
      </w:r>
      <m:oMath>
        <m:r>
          <w:rPr>
            <w:rFonts w:ascii="Cambria Math" w:hAnsi="Cambria Math"/>
          </w:rPr>
          <m:t>γ</m:t>
        </m:r>
      </m:oMath>
      <w:del w:id="1626" w:author="Author" w:date="2026-03-30T07:53:00Z" w16du:dateUtc="2026-03-30T05:53:00Z">
        <w:r>
          <w:delText>, y-axis), numbers of research cycles per generation (</w:delText>
        </w:r>
      </w:del>
      <w:ins w:id="1627" w:author="Author" w:date="2026-03-30T07:53:00Z" w16du:dateUtc="2026-03-30T05:53:00Z">
        <w:r>
          <w:t xml:space="preserve">), </w:t>
        </w:r>
      </w:ins>
      <m:oMath>
        <m:r>
          <w:rPr>
            <w:rFonts w:ascii="Cambria Math" w:hAnsi="Cambria Math"/>
          </w:rPr>
          <m:t>m</m:t>
        </m:r>
      </m:oMath>
      <w:del w:id="1628" w:author="Author" w:date="2026-03-30T07:53:00Z" w16du:dateUtc="2026-03-30T05:53:00Z">
        <w:r>
          <w:delText>), different values of</w:delText>
        </w:r>
      </w:del>
      <w:ins w:id="1629" w:author="Author" w:date="2026-03-30T07:53:00Z" w16du:dateUtc="2026-03-30T05:53:00Z">
        <w:r>
          <w:t>,</w:t>
        </w:r>
      </w:ins>
      <w:r>
        <w:t xml:space="preserve"> </w:t>
      </w:r>
      <m:oMath>
        <m:sSub>
          <m:sSubPr>
            <m:ctrlPr>
              <w:rPr>
                <w:rFonts w:ascii="Cambria Math" w:hAnsi="Cambria Math"/>
              </w:rPr>
            </m:ctrlPr>
          </m:sSubPr>
          <m:e>
            <m:r>
              <w:rPr>
                <w:rFonts w:ascii="Cambria Math" w:hAnsi="Cambria Math"/>
              </w:rPr>
              <m:t>b</m:t>
            </m:r>
          </m:e>
          <m:sub>
            <m:r>
              <w:rPr>
                <w:rFonts w:ascii="Cambria Math" w:hAnsi="Cambria Math"/>
              </w:rPr>
              <m:t>R</m:t>
            </m:r>
          </m:sub>
        </m:sSub>
      </m:oMath>
      <w:del w:id="1630" w:author="Author" w:date="2026-03-30T07:53:00Z" w16du:dateUtc="2026-03-30T05:53:00Z">
        <w:r>
          <w:delText xml:space="preserve"> (x-axis),</w:delText>
        </w:r>
      </w:del>
      <w:ins w:id="1631" w:author="Author" w:date="2026-03-30T07:53:00Z" w16du:dateUtc="2026-03-30T05:53:00Z">
        <w:r>
          <w:t>,</w:t>
        </w:r>
      </w:ins>
      <w:r>
        <w:t xml:space="preserve"> and </w:t>
      </w:r>
      <w:del w:id="1632" w:author="Author" w:date="2026-03-30T07:53:00Z" w16du:dateUtc="2026-03-30T05:53:00Z">
        <w:r>
          <w:delText xml:space="preserve">different fitness functions (characterised by exponent </w:delText>
        </w:r>
      </w:del>
      <m:oMath>
        <m:r>
          <w:rPr>
            <w:rFonts w:ascii="Cambria Math" w:hAnsi="Cambria Math"/>
          </w:rPr>
          <m:t>ϵ</m:t>
        </m:r>
      </m:oMath>
      <w:del w:id="1633" w:author="Author" w:date="2026-03-30T07:53:00Z" w16du:dateUtc="2026-03-30T05:53:00Z">
        <w:r>
          <w:delText>)</w:delText>
        </w:r>
      </w:del>
      <w:ins w:id="1634" w:author="Author" w:date="2026-03-30T07:53:00Z" w16du:dateUtc="2026-03-30T05:53:00Z">
        <w:r>
          <w:t>,</w:t>
        </w:r>
      </w:ins>
      <w:r>
        <w:t xml:space="preserve"> with </w:t>
      </w:r>
      <w:del w:id="1635" w:author="Author" w:date="2026-03-30T07:53:00Z" w16du:dateUtc="2026-03-30T05:53:00Z">
        <w:r>
          <w:delText>no survival threshold (</w:delText>
        </w:r>
      </w:del>
      <m:oMath>
        <m:r>
          <w:rPr>
            <w:rFonts w:ascii="Cambria Math" w:hAnsi="Cambria Math"/>
          </w:rPr>
          <m:t>δ</m:t>
        </m:r>
        <m:r>
          <m:rPr>
            <m:sty m:val="p"/>
          </m:rPr>
          <w:rPr>
            <w:rFonts w:ascii="Cambria Math" w:hAnsi="Cambria Math"/>
          </w:rPr>
          <m:t>=</m:t>
        </m:r>
        <m:r>
          <w:rPr>
            <w:rFonts w:ascii="Cambria Math" w:hAnsi="Cambria Math"/>
          </w:rPr>
          <m:t>0</m:t>
        </m:r>
      </m:oMath>
      <w:del w:id="1636" w:author="Author" w:date="2026-03-30T07:53:00Z" w16du:dateUtc="2026-03-30T05:53:00Z">
        <w:r>
          <w:delText xml:space="preserve">). To reproduce, researchers must accumulate a total payoff in the top </w:delText>
        </w:r>
      </w:del>
      <m:oMath>
        <m:r>
          <w:del w:id="1637" w:author="Author" w:date="2026-03-30T07:53:00Z" w16du:dateUtc="2026-03-30T05:53:00Z">
            <w:rPr>
              <w:rFonts w:ascii="Cambria Math" w:hAnsi="Cambria Math"/>
            </w:rPr>
            <m:t>γ</m:t>
          </w:del>
        </m:r>
      </m:oMath>
      <w:del w:id="1638" w:author="Author" w:date="2026-03-30T07:53:00Z" w16du:dateUtc="2026-03-30T05:53:00Z">
        <w:r>
          <w:delText xml:space="preserve"> proportion of the population</w:delText>
        </w:r>
      </w:del>
      <w:r>
        <w:t>.</w:t>
      </w:r>
    </w:p>
    <w:p w14:paraId="3E80D240" w14:textId="77777777" w:rsidR="00167C5D" w:rsidRDefault="00000000">
      <w:pPr>
        <w:pStyle w:val="Heading2"/>
      </w:pPr>
      <w:bookmarkStart w:id="1639" w:name="competition"/>
      <w:bookmarkEnd w:id="1434"/>
      <w:r>
        <w:t>Competition</w:t>
      </w:r>
    </w:p>
    <w:p w14:paraId="6F0EC13B" w14:textId="77777777" w:rsidR="00167C5D" w:rsidRDefault="00000000">
      <w:pPr>
        <w:pStyle w:val="FirstParagraph"/>
      </w:pPr>
      <w:r>
        <w:t xml:space="preserve">Competition occurs whenever the demand for academic positions or grant funding exceeds the supply. Figure 7 shows that competition generally leads to an avoidance of Registered Reports, as can be seen by the darkening of the plots when moving up from the bottom row of panels. The only exception to this rule is very low competition: When the top 90% are allowed to reproduce (and only the bottom 10% are rejected, </w:t>
      </w:r>
      <m:oMath>
        <m:r>
          <w:rPr>
            <w:rFonts w:ascii="Cambria Math" w:hAnsi="Cambria Math"/>
          </w:rPr>
          <m:t>γ</m:t>
        </m:r>
        <m:r>
          <m:rPr>
            <m:sty m:val="p"/>
          </m:rPr>
          <w:rPr>
            <w:rFonts w:ascii="Cambria Math" w:hAnsi="Cambria Math"/>
          </w:rPr>
          <m:t>=</m:t>
        </m:r>
        <m:r>
          <w:rPr>
            <w:rFonts w:ascii="Cambria Math" w:hAnsi="Cambria Math"/>
          </w:rPr>
          <m:t>.9</m:t>
        </m:r>
      </m:oMath>
      <w:r>
        <w:t>), Registered Reports become more popular than they are in the absence of competition. This effect is strongest for the concave fitness function (</w:t>
      </w:r>
      <m:oMath>
        <m:r>
          <w:rPr>
            <w:rFonts w:ascii="Cambria Math" w:hAnsi="Cambria Math"/>
          </w:rPr>
          <m:t>ϵ</m:t>
        </m:r>
        <m:r>
          <m:rPr>
            <m:sty m:val="p"/>
          </m:rPr>
          <w:rPr>
            <w:rFonts w:ascii="Cambria Math" w:hAnsi="Cambria Math"/>
          </w:rPr>
          <m:t>=</m:t>
        </m:r>
        <m:r>
          <w:rPr>
            <w:rFonts w:ascii="Cambria Math" w:hAnsi="Cambria Math"/>
          </w:rPr>
          <m:t>0.2</m:t>
        </m:r>
      </m:oMath>
      <w:r>
        <w:t xml:space="preserve">), where it holds for almost all values of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at very low numbers of </w:t>
      </w:r>
      <m:oMath>
        <m:r>
          <w:rPr>
            <w:rFonts w:ascii="Cambria Math" w:hAnsi="Cambria Math"/>
          </w:rPr>
          <m:t>m</m:t>
        </m:r>
      </m:oMath>
      <w:r>
        <w:t xml:space="preserve"> and for high values of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at high numbers of </w:t>
      </w:r>
      <m:oMath>
        <m:r>
          <w:rPr>
            <w:rFonts w:ascii="Cambria Math" w:hAnsi="Cambria Math"/>
          </w:rPr>
          <m:t>m</m:t>
        </m:r>
      </m:oMath>
      <w:r>
        <w:t xml:space="preserve">. When the fitness function is linear or convex, Registered Reports are chosen more often only when both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and </w:t>
      </w:r>
      <m:oMath>
        <m:r>
          <w:rPr>
            <w:rFonts w:ascii="Cambria Math" w:hAnsi="Cambria Math"/>
          </w:rPr>
          <m:t>m</m:t>
        </m:r>
      </m:oMath>
      <w:r>
        <w:t xml:space="preserve"> are high.</w:t>
      </w:r>
    </w:p>
    <w:p w14:paraId="2417E86D" w14:textId="77777777" w:rsidR="00167C5D" w:rsidRDefault="00000000">
      <w:pPr>
        <w:pStyle w:val="BodyText"/>
      </w:pPr>
      <w:r>
        <w:t>At higher levels of competition (</w:t>
      </w:r>
      <m:oMath>
        <m:r>
          <w:rPr>
            <w:rFonts w:ascii="Cambria Math" w:hAnsi="Cambria Math"/>
          </w:rPr>
          <m:t>γ</m:t>
        </m:r>
        <m:r>
          <m:rPr>
            <m:sty m:val="p"/>
          </m:rPr>
          <w:rPr>
            <w:rFonts w:ascii="Cambria Math" w:hAnsi="Cambria Math"/>
          </w:rPr>
          <m:t>&gt;</m:t>
        </m:r>
        <m:r>
          <w:rPr>
            <w:rFonts w:ascii="Cambria Math" w:hAnsi="Cambria Math"/>
          </w:rPr>
          <m:t>.5</m:t>
        </m:r>
      </m:oMath>
      <w:r>
        <w:t>), the differences between the fitness functions disappear. In all three cases, Registered Reports are essentially wiped out for low numbers of research cycles (</w:t>
      </w:r>
      <m:oMath>
        <m:r>
          <w:rPr>
            <w:rFonts w:ascii="Cambria Math" w:hAnsi="Cambria Math"/>
          </w:rPr>
          <m:t>m</m:t>
        </m:r>
      </m:oMath>
      <w:r>
        <w:t>),</w:t>
      </w:r>
      <w:r>
        <w:rPr>
          <w:rStyle w:val="FootnoteReference"/>
        </w:rPr>
        <w:footnoteReference w:id="10"/>
      </w:r>
      <w:r>
        <w:t xml:space="preserve"> and this effect increases with competition (the higher the competition, the </w:t>
      </w:r>
      <w:r>
        <w:lastRenderedPageBreak/>
        <w:t xml:space="preserve">higher </w:t>
      </w:r>
      <m:oMath>
        <m:r>
          <w:rPr>
            <w:rFonts w:ascii="Cambria Math" w:hAnsi="Cambria Math"/>
          </w:rPr>
          <m:t>m</m:t>
        </m:r>
      </m:oMath>
      <w:r>
        <w:t xml:space="preserve"> must be for Registered Reports to </w:t>
      </w:r>
      <w:del w:id="1698" w:author="Author" w:date="2026-03-30T07:53:00Z" w16du:dateUtc="2026-03-30T05:53:00Z">
        <w:r>
          <w:delText>still be</w:delText>
        </w:r>
      </w:del>
      <w:ins w:id="1699" w:author="Author" w:date="2026-03-30T07:53:00Z" w16du:dateUtc="2026-03-30T05:53:00Z">
        <w:r>
          <w:t>remain</w:t>
        </w:r>
      </w:ins>
      <w:r>
        <w:t xml:space="preserve"> viable</w:t>
      </w:r>
      <w:ins w:id="1700" w:author="Author" w:date="2026-03-30T07:53:00Z" w16du:dateUtc="2026-03-30T05:53:00Z">
        <w:r>
          <w:t xml:space="preserve"> at all</w:t>
        </w:r>
      </w:ins>
      <w:r>
        <w:t xml:space="preserve">). Intense competition also </w:t>
      </w:r>
      <w:r>
        <w:lastRenderedPageBreak/>
        <w:t xml:space="preserve">negatively affects Registered Reports at high numbers of </w:t>
      </w:r>
      <m:oMath>
        <m:r>
          <w:rPr>
            <w:rFonts w:ascii="Cambria Math" w:hAnsi="Cambria Math"/>
          </w:rPr>
          <m:t>m</m:t>
        </m:r>
      </m:oMath>
      <w:r>
        <w:t xml:space="preserve">, but here the general pattern of the baseline condition (a linear increase of Registered Reports popularity with </w:t>
      </w:r>
      <m:oMath>
        <m:sSub>
          <m:sSubPr>
            <m:ctrlPr>
              <w:rPr>
                <w:rFonts w:ascii="Cambria Math" w:hAnsi="Cambria Math"/>
              </w:rPr>
            </m:ctrlPr>
          </m:sSubPr>
          <m:e>
            <m:r>
              <w:rPr>
                <w:rFonts w:ascii="Cambria Math" w:hAnsi="Cambria Math"/>
              </w:rPr>
              <m:t>b</m:t>
            </m:r>
          </m:e>
          <m:sub>
            <m:r>
              <w:rPr>
                <w:rFonts w:ascii="Cambria Math" w:hAnsi="Cambria Math"/>
              </w:rPr>
              <m:t>R</m:t>
            </m:r>
          </m:sub>
        </m:sSub>
      </m:oMath>
      <w:r>
        <w:t>) remains intact.</w:t>
      </w:r>
    </w:p>
    <w:p w14:paraId="443C57F8" w14:textId="77777777" w:rsidR="00167C5D" w:rsidRDefault="00000000">
      <w:pPr>
        <w:pStyle w:val="BodyText"/>
      </w:pPr>
      <w:r>
        <w:t>In the academic world, researchers compete for tenured positions and grants</w:t>
      </w:r>
      <w:del w:id="1701" w:author="Author" w:date="2026-03-30T07:53:00Z" w16du:dateUtc="2026-03-30T05:53:00Z">
        <w:r>
          <w:delText>. The level</w:delText>
        </w:r>
      </w:del>
      <w:ins w:id="1702" w:author="Author" w:date="2026-03-30T07:53:00Z" w16du:dateUtc="2026-03-30T05:53:00Z">
        <w:r>
          <w:t>, and the intensity</w:t>
        </w:r>
      </w:ins>
      <w:r>
        <w:t xml:space="preserve"> of competition </w:t>
      </w:r>
      <w:del w:id="1703" w:author="Author" w:date="2026-03-30T07:53:00Z" w16du:dateUtc="2026-03-30T05:53:00Z">
        <w:r>
          <w:delText>may vary between research areas</w:delText>
        </w:r>
      </w:del>
      <w:ins w:id="1704" w:author="Author" w:date="2026-03-30T07:53:00Z" w16du:dateUtc="2026-03-30T05:53:00Z">
        <w:r>
          <w:t>varies across fields</w:t>
        </w:r>
      </w:ins>
      <w:r>
        <w:t xml:space="preserve">, countries, </w:t>
      </w:r>
      <w:del w:id="1705" w:author="Author" w:date="2026-03-30T07:53:00Z" w16du:dateUtc="2026-03-30T05:53:00Z">
        <w:r>
          <w:delText xml:space="preserve">institutions, </w:delText>
        </w:r>
      </w:del>
      <w:r>
        <w:t xml:space="preserve">grant programmes, </w:t>
      </w:r>
      <w:del w:id="1706" w:author="Author" w:date="2026-03-30T07:53:00Z" w16du:dateUtc="2026-03-30T05:53:00Z">
        <w:r>
          <w:delText>and so on</w:delText>
        </w:r>
      </w:del>
      <w:ins w:id="1707" w:author="Author" w:date="2026-03-30T07:53:00Z" w16du:dateUtc="2026-03-30T05:53:00Z">
        <w:r>
          <w:t>etc</w:t>
        </w:r>
      </w:ins>
      <w:r>
        <w:t xml:space="preserve">. Our findings suggest that intense competition may be a significant threat for the viability of Registered Reports, regardless of career stage. This effect is particularly extreme when </w:t>
      </w:r>
      <w:del w:id="1708" w:author="Author" w:date="2026-03-30T07:53:00Z" w16du:dateUtc="2026-03-30T05:53:00Z">
        <w:r>
          <w:delText>very few research cycles can be completed before an evaluation event (e.g., in fields working with expensive data, in labs with few resources, or on short-term contracts):</w:delText>
        </w:r>
      </w:del>
      <w:ins w:id="1709" w:author="Author" w:date="2026-03-30T07:53:00Z" w16du:dateUtc="2026-03-30T05:53:00Z">
        <w:r>
          <w:t>empirical pace is low.</w:t>
        </w:r>
      </w:ins>
      <w:r>
        <w:t xml:space="preserve"> In such situations, </w:t>
      </w:r>
      <w:del w:id="1710" w:author="Author" w:date="2026-03-30T07:53:00Z" w16du:dateUtc="2026-03-30T05:53:00Z">
        <w:r>
          <w:delText xml:space="preserve">publication </w:delText>
        </w:r>
      </w:del>
      <w:r>
        <w:t xml:space="preserve">strategies </w:t>
      </w:r>
      <w:del w:id="1711" w:author="Author" w:date="2026-03-30T07:53:00Z" w16du:dateUtc="2026-03-30T05:53:00Z">
        <w:r>
          <w:delText>that involve any amount of</w:delText>
        </w:r>
      </w:del>
      <w:ins w:id="1712" w:author="Author" w:date="2026-03-30T07:53:00Z" w16du:dateUtc="2026-03-30T05:53:00Z">
        <w:r>
          <w:t>involving</w:t>
        </w:r>
      </w:ins>
      <w:r>
        <w:t xml:space="preserve"> Registered Reports are only viable when competition is so </w:t>
      </w:r>
      <w:del w:id="1713" w:author="Author" w:date="2026-03-30T07:53:00Z" w16du:dateUtc="2026-03-30T05:53:00Z">
        <w:r>
          <w:delText>high</w:delText>
        </w:r>
      </w:del>
      <w:ins w:id="1714" w:author="Author" w:date="2026-03-30T07:53:00Z" w16du:dateUtc="2026-03-30T05:53:00Z">
        <w:r>
          <w:t>extreme</w:t>
        </w:r>
      </w:ins>
      <w:r>
        <w:t xml:space="preserve"> that success requires extraordinary luck. In contrast, very low but non-zero </w:t>
      </w:r>
      <w:del w:id="1715" w:author="Author" w:date="2026-03-30T07:53:00Z" w16du:dateUtc="2026-03-30T05:53:00Z">
        <w:r>
          <w:delText xml:space="preserve">levels of </w:delText>
        </w:r>
      </w:del>
      <w:r>
        <w:t xml:space="preserve">competition </w:t>
      </w:r>
      <w:del w:id="1716" w:author="Author" w:date="2026-03-30T07:53:00Z" w16du:dateUtc="2026-03-30T05:53:00Z">
        <w:r>
          <w:delText>increase</w:delText>
        </w:r>
      </w:del>
      <w:ins w:id="1717" w:author="Author" w:date="2026-03-30T07:53:00Z" w16du:dateUtc="2026-03-30T05:53:00Z">
        <w:r>
          <w:rPr>
            <w:i/>
            <w:iCs/>
          </w:rPr>
          <w:t>increases</w:t>
        </w:r>
      </w:ins>
      <w:r>
        <w:t xml:space="preserve"> the popularity of Registered Reports, especially when their value is high</w:t>
      </w:r>
      <w:del w:id="1718" w:author="Author" w:date="2026-03-30T07:53:00Z" w16du:dateUtc="2026-03-30T05:53:00Z">
        <w:r>
          <w:delText>, when</w:delText>
        </w:r>
      </w:del>
      <w:ins w:id="1719" w:author="Author" w:date="2026-03-30T07:53:00Z" w16du:dateUtc="2026-03-30T05:53:00Z">
        <w:r>
          <w:t xml:space="preserve"> or</w:t>
        </w:r>
      </w:ins>
      <w:r>
        <w:t xml:space="preserve"> the fitness function is concave</w:t>
      </w:r>
      <w:del w:id="1720" w:author="Author" w:date="2026-03-30T07:53:00Z" w16du:dateUtc="2026-03-30T05:53:00Z">
        <w:r>
          <w:delText xml:space="preserve"> (e.g., in later career stages), and when researchers can complete many studies before being evaluated</w:delText>
        </w:r>
      </w:del>
      <w:r>
        <w:t>.</w:t>
      </w:r>
    </w:p>
    <w:p w14:paraId="5A078BAD" w14:textId="77777777" w:rsidR="00167C5D" w:rsidRDefault="00000000">
      <w:pPr>
        <w:pStyle w:val="Heading1"/>
      </w:pPr>
      <w:bookmarkStart w:id="1721" w:name="discussion"/>
      <w:bookmarkEnd w:id="790"/>
      <w:bookmarkEnd w:id="1639"/>
      <w:r>
        <w:t>Discussion</w:t>
      </w:r>
    </w:p>
    <w:p w14:paraId="6E8649BB" w14:textId="77777777" w:rsidR="00167C5D" w:rsidRDefault="00000000">
      <w:pPr>
        <w:pStyle w:val="FirstParagraph"/>
      </w:pPr>
      <w:r>
        <w:t xml:space="preserve">In </w:t>
      </w:r>
      <w:del w:id="1722" w:author="Author" w:date="2026-03-30T07:53:00Z" w16du:dateUtc="2026-03-30T05:53:00Z">
        <w:r>
          <w:delText>the artificial world of the</w:delText>
        </w:r>
      </w:del>
      <w:ins w:id="1723" w:author="Author" w:date="2026-03-30T07:53:00Z" w16du:dateUtc="2026-03-30T05:53:00Z">
        <w:r>
          <w:t>our</w:t>
        </w:r>
      </w:ins>
      <w:r>
        <w:t xml:space="preserve"> model</w:t>
      </w:r>
      <w:del w:id="1724" w:author="Author" w:date="2026-03-30T07:53:00Z" w16du:dateUtc="2026-03-30T05:53:00Z">
        <w:r>
          <w:delText xml:space="preserve"> presented here</w:delText>
        </w:r>
      </w:del>
      <w:r>
        <w:t>, the standard publication route is a coin toss</w:t>
      </w:r>
      <m:oMath>
        <m:r>
          <w:rPr>
            <w:rFonts w:ascii="Cambria Math" w:hAnsi="Cambria Math"/>
          </w:rPr>
          <m:t> </m:t>
        </m:r>
      </m:oMath>
      <w:r>
        <w:t>—</w:t>
      </w:r>
      <m:oMath>
        <m:r>
          <w:rPr>
            <w:rFonts w:ascii="Cambria Math" w:hAnsi="Cambria Math"/>
          </w:rPr>
          <m:t> </m:t>
        </m:r>
      </m:oMath>
      <w:r>
        <w:t>the probability of obtaining a publishable result is 50% on average</w:t>
      </w:r>
      <w:r>
        <w:rPr>
          <w:rStyle w:val="FootnoteReference"/>
        </w:rPr>
        <w:footnoteReference w:id="11"/>
      </w:r>
      <w:r>
        <w:t xml:space="preserve">, translating to an expected payoff of 0.5 </w:t>
      </w:r>
      <w:del w:id="1730" w:author="Author" w:date="2026-03-30T07:53:00Z" w16du:dateUtc="2026-03-30T05:53:00Z">
        <w:r>
          <w:delText xml:space="preserve">points </w:delText>
        </w:r>
      </w:del>
      <w:r>
        <w:t xml:space="preserve">per study. </w:t>
      </w:r>
      <w:del w:id="1731" w:author="Author" w:date="2026-03-30T07:53:00Z" w16du:dateUtc="2026-03-30T05:53:00Z">
        <w:r>
          <w:delText xml:space="preserve">If Registered Reports are a safe alternative to this gamble </w:delText>
        </w:r>
        <w:r>
          <w:lastRenderedPageBreak/>
          <w:delText>and guarantee publication in every case, one</w:delText>
        </w:r>
      </w:del>
      <w:ins w:id="1732" w:author="Author" w:date="2026-03-30T07:53:00Z" w16du:dateUtc="2026-03-30T05:53:00Z">
        <w:r>
          <w:t>One</w:t>
        </w:r>
      </w:ins>
      <w:r>
        <w:t xml:space="preserve"> might </w:t>
      </w:r>
      <w:del w:id="1733" w:author="Author" w:date="2026-03-30T07:53:00Z" w16du:dateUtc="2026-03-30T05:53:00Z">
        <w:r>
          <w:delText>think that</w:delText>
        </w:r>
      </w:del>
      <w:ins w:id="1734" w:author="Author" w:date="2026-03-30T07:53:00Z" w16du:dateUtc="2026-03-30T05:53:00Z">
        <w:r>
          <w:t>expect</w:t>
        </w:r>
      </w:ins>
      <w:r>
        <w:t xml:space="preserve"> payoff-maximising researchers </w:t>
      </w:r>
      <w:del w:id="1735" w:author="Author" w:date="2026-03-30T07:53:00Z" w16du:dateUtc="2026-03-30T05:53:00Z">
        <w:r>
          <w:delText>would</w:delText>
        </w:r>
      </w:del>
      <w:ins w:id="1736" w:author="Author" w:date="2026-03-30T07:53:00Z" w16du:dateUtc="2026-03-30T05:53:00Z">
        <w:r>
          <w:t>to</w:t>
        </w:r>
      </w:ins>
      <w:r>
        <w:t xml:space="preserve"> prefer </w:t>
      </w:r>
      <w:del w:id="1737" w:author="Author" w:date="2026-03-30T07:53:00Z" w16du:dateUtc="2026-03-30T05:53:00Z">
        <w:r>
          <w:delText xml:space="preserve">them </w:delText>
        </w:r>
      </w:del>
      <w:ins w:id="1738" w:author="Author" w:date="2026-03-30T07:53:00Z" w16du:dateUtc="2026-03-30T05:53:00Z">
        <w:r>
          <w:t xml:space="preserve">Registered Reports </w:t>
        </w:r>
      </w:ins>
      <w:r>
        <w:t xml:space="preserve">whenever they are worth more than </w:t>
      </w:r>
      <w:del w:id="1739" w:author="Author" w:date="2026-03-30T07:53:00Z" w16du:dateUtc="2026-03-30T05:53:00Z">
        <w:r>
          <w:delText xml:space="preserve"> the</w:delText>
        </w:r>
      </w:del>
      <w:ins w:id="1740" w:author="Author" w:date="2026-03-30T07:53:00Z" w16du:dateUtc="2026-03-30T05:53:00Z">
        <w:r>
          <w:t>this</w:t>
        </w:r>
      </w:ins>
      <w:r>
        <w:t xml:space="preserve"> expected payoff</w:t>
      </w:r>
      <w:del w:id="1741" w:author="Author" w:date="2026-03-30T07:53:00Z" w16du:dateUtc="2026-03-30T05:53:00Z">
        <w:r>
          <w:delText xml:space="preserve"> from standard reports and avoid them whenever they are worth less.</w:delText>
        </w:r>
      </w:del>
      <w:ins w:id="1742" w:author="Author" w:date="2026-03-30T07:53:00Z" w16du:dateUtc="2026-03-30T05:53:00Z">
        <w:r>
          <w:t>.</w:t>
        </w:r>
      </w:ins>
      <w:r>
        <w:t xml:space="preserve"> This intuition, however, rests on the assumption </w:t>
      </w:r>
      <w:del w:id="1743" w:author="Author" w:date="2026-03-30T07:53:00Z" w16du:dateUtc="2026-03-30T05:53:00Z">
        <w:r>
          <w:delText xml:space="preserve"> </w:delText>
        </w:r>
      </w:del>
      <w:r>
        <w:t xml:space="preserve">that </w:t>
      </w:r>
      <w:del w:id="1744" w:author="Author" w:date="2026-03-30T07:53:00Z" w16du:dateUtc="2026-03-30T05:53:00Z">
        <w:r>
          <w:delText xml:space="preserve">the </w:delText>
        </w:r>
      </w:del>
      <w:r>
        <w:t>career benefits</w:t>
      </w:r>
      <w:del w:id="1745" w:author="Author" w:date="2026-03-30T07:53:00Z" w16du:dateUtc="2026-03-30T05:53:00Z">
        <w:r>
          <w:delText xml:space="preserve"> researchers receive</w:delText>
        </w:r>
      </w:del>
      <w:r>
        <w:t xml:space="preserve"> from publications are linear and involve no step changes.</w:t>
      </w:r>
      <w:r>
        <w:rPr>
          <w:rStyle w:val="FootnoteReference"/>
        </w:rPr>
        <w:footnoteReference w:id="12"/>
      </w:r>
      <w:r>
        <w:t xml:space="preserve"> We argue that this assumption is violated in many, if not all, real-world situations. </w:t>
      </w:r>
      <w:del w:id="1760" w:author="Author" w:date="2026-03-30T07:53:00Z" w16du:dateUtc="2026-03-30T05:53:00Z">
        <w:r>
          <w:delText xml:space="preserve"> Here, we investigated the impact of four factors that likely shape real-world situations: convex vs concave fitness functions (additional publications yielding either increasing or decreasing returns, reflecting early vs later career stages), empirical pace (reflecting differences in speed and cost of data collection, available resources, or available time), survival thresholds (reflecting absolute publication targets researchers must meet in a given time), and competition for jobs or grants. Our results show that in isolation or combined, many of these factors  would lead researchers with career-maximising strategies to avoid Registered Reports</w:delText>
        </w:r>
      </w:del>
      <m:oMath>
        <m:r>
          <w:del w:id="1761" w:author="Author" w:date="2026-03-30T07:53:00Z" w16du:dateUtc="2026-03-30T05:53:00Z">
            <w:rPr>
              <w:rFonts w:ascii="Cambria Math" w:hAnsi="Cambria Math"/>
            </w:rPr>
            <m:t> </m:t>
          </w:del>
        </m:r>
      </m:oMath>
      <w:del w:id="1762" w:author="Author" w:date="2026-03-30T07:53:00Z" w16du:dateUtc="2026-03-30T05:53:00Z">
        <w:r>
          <w:delText>—</w:delText>
        </w:r>
      </w:del>
      <m:oMath>
        <m:r>
          <w:del w:id="1763" w:author="Author" w:date="2026-03-30T07:53:00Z" w16du:dateUtc="2026-03-30T05:53:00Z">
            <w:rPr>
              <w:rFonts w:ascii="Cambria Math" w:hAnsi="Cambria Math"/>
            </w:rPr>
            <m:t> </m:t>
          </w:del>
        </m:r>
      </m:oMath>
      <w:del w:id="1764" w:author="Author" w:date="2026-03-30T07:53:00Z" w16du:dateUtc="2026-03-30T05:53:00Z">
        <w:r>
          <w:delText>even when Registered Reports</w:delText>
        </w:r>
      </w:del>
      <w:ins w:id="1765" w:author="Author" w:date="2026-03-30T07:53:00Z" w16du:dateUtc="2026-03-30T05:53:00Z">
        <w:r>
          <w:t>Our results show that when it is, many configurations would lead career-maximising researchers to avoid Registered Reports even when they</w:t>
        </w:r>
      </w:ins>
      <w:r>
        <w:t xml:space="preserve"> are worth more than the expected payoff from standard reports.</w:t>
      </w:r>
    </w:p>
    <w:p w14:paraId="30C77BA1" w14:textId="77777777" w:rsidR="00167C5D" w:rsidRDefault="00000000">
      <w:pPr>
        <w:pStyle w:val="BodyText"/>
      </w:pPr>
      <w:r>
        <w:t>To summarise</w:t>
      </w:r>
      <w:del w:id="1766" w:author="Author" w:date="2026-03-30T07:53:00Z" w16du:dateUtc="2026-03-30T05:53:00Z">
        <w:r>
          <w:delText xml:space="preserve"> the results</w:delText>
        </w:r>
      </w:del>
      <w:r>
        <w:t>, it is useful to take the middle panel of Figure 5 (</w:t>
      </w:r>
      <m:oMath>
        <m:r>
          <w:rPr>
            <w:rFonts w:ascii="Cambria Math" w:hAnsi="Cambria Math"/>
          </w:rPr>
          <m:t>ϵ</m:t>
        </m:r>
        <m:r>
          <m:rPr>
            <m:sty m:val="p"/>
          </m:rPr>
          <w:rPr>
            <w:rFonts w:ascii="Cambria Math" w:hAnsi="Cambria Math"/>
          </w:rPr>
          <m:t>=</m:t>
        </m:r>
        <m:r>
          <w:rPr>
            <w:rFonts w:ascii="Cambria Math" w:hAnsi="Cambria Math"/>
          </w:rPr>
          <m:t>1</m:t>
        </m:r>
      </m:oMath>
      <w:r>
        <w:t>) as a baseline</w:t>
      </w:r>
      <w:del w:id="1767" w:author="Author" w:date="2026-03-30T07:53:00Z" w16du:dateUtc="2026-03-30T05:53:00Z">
        <w:r>
          <w:delText xml:space="preserve">. In this panel, publication payoffs translate into linear career benefits (the fitness curve is linear and there is no survival threshold and no competition), and the outcome is highly intuitive: </w:delText>
        </w:r>
        <w:r>
          <w:lastRenderedPageBreak/>
          <w:delText>Researchers prefer Registered Reports whenever they</w:delText>
        </w:r>
      </w:del>
      <w:ins w:id="1768" w:author="Author" w:date="2026-03-30T07:53:00Z" w16du:dateUtc="2026-03-30T05:53:00Z">
        <w:r>
          <w:t>, where preferences</w:t>
        </w:r>
      </w:ins>
      <w:r>
        <w:t xml:space="preserve"> are </w:t>
      </w:r>
      <w:del w:id="1769" w:author="Author" w:date="2026-03-30T07:53:00Z" w16du:dateUtc="2026-03-30T05:53:00Z">
        <w:r>
          <w:delText xml:space="preserve">worth more than 0.5 points, and their preference is </w:delText>
        </w:r>
      </w:del>
      <w:r>
        <w:t xml:space="preserve">exactly proportional to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and </w:t>
      </w:r>
      <w:del w:id="1770" w:author="Author" w:date="2026-03-30T07:53:00Z" w16du:dateUtc="2026-03-30T05:53:00Z">
        <w:r>
          <w:delText>not affected</w:delText>
        </w:r>
      </w:del>
      <w:ins w:id="1771" w:author="Author" w:date="2026-03-30T07:53:00Z" w16du:dateUtc="2026-03-30T05:53:00Z">
        <w:r>
          <w:t>unaffected</w:t>
        </w:r>
      </w:ins>
      <w:r>
        <w:t xml:space="preserve"> by empirical pace. Compared to this baseline, Registered Reports are </w:t>
      </w:r>
      <w:r>
        <w:rPr>
          <w:i/>
          <w:iCs/>
        </w:rPr>
        <w:t>less</w:t>
      </w:r>
      <w:r>
        <w:t xml:space="preserve"> popular when a) additional publications yield increasing returns </w:t>
      </w:r>
      <w:del w:id="1772" w:author="Author" w:date="2026-03-30T07:53:00Z" w16du:dateUtc="2026-03-30T05:53:00Z">
        <w:r>
          <w:delText xml:space="preserve">(e.g., in early career) </w:delText>
        </w:r>
      </w:del>
      <w:r>
        <w:t>and empirical pace is low, b)</w:t>
      </w:r>
      <w:del w:id="1773" w:author="Author" w:date="2026-03-30T07:53:00Z" w16du:dateUtc="2026-03-30T05:53:00Z">
        <w:r>
          <w:delText xml:space="preserve"> when</w:delText>
        </w:r>
      </w:del>
      <w:r>
        <w:t xml:space="preserve"> researchers face a survival threshold that cannot be met with Registered Reports alone, especially </w:t>
      </w:r>
      <w:del w:id="1774" w:author="Author" w:date="2026-03-30T07:53:00Z" w16du:dateUtc="2026-03-30T05:53:00Z">
        <w:r>
          <w:delText>when publications yield</w:delText>
        </w:r>
      </w:del>
      <w:ins w:id="1775" w:author="Author" w:date="2026-03-30T07:53:00Z" w16du:dateUtc="2026-03-30T05:53:00Z">
        <w:r>
          <w:t>with</w:t>
        </w:r>
      </w:ins>
      <w:r>
        <w:t xml:space="preserve"> decreasing returns </w:t>
      </w:r>
      <w:del w:id="1776" w:author="Author" w:date="2026-03-30T07:53:00Z" w16du:dateUtc="2026-03-30T05:53:00Z">
        <w:r>
          <w:delText xml:space="preserve">once the threshold has been met (e.g., in advanced career stages) </w:delText>
        </w:r>
      </w:del>
      <w:r>
        <w:t xml:space="preserve">and </w:t>
      </w:r>
      <w:ins w:id="1777" w:author="Author" w:date="2026-03-30T07:53:00Z" w16du:dateUtc="2026-03-30T05:53:00Z">
        <w:r>
          <w:t xml:space="preserve">low </w:t>
        </w:r>
      </w:ins>
      <w:r>
        <w:t>empirical pace</w:t>
      </w:r>
      <w:del w:id="1778" w:author="Author" w:date="2026-03-30T07:53:00Z" w16du:dateUtc="2026-03-30T05:53:00Z">
        <w:r>
          <w:delText xml:space="preserve"> is low</w:delText>
        </w:r>
      </w:del>
      <w:r>
        <w:t>, and c) when there is substantial competition</w:t>
      </w:r>
      <w:del w:id="1779" w:author="Author" w:date="2026-03-30T07:53:00Z" w16du:dateUtc="2026-03-30T05:53:00Z">
        <w:r>
          <w:delText xml:space="preserve">. Competition has </w:delText>
        </w:r>
      </w:del>
      <w:ins w:id="1780" w:author="Author" w:date="2026-03-30T07:53:00Z" w16du:dateUtc="2026-03-30T05:53:00Z">
        <w:r>
          <w:t xml:space="preserve"> (</w:t>
        </w:r>
      </w:ins>
      <w:r>
        <w:t>the most extreme effect</w:t>
      </w:r>
      <w:del w:id="1781" w:author="Author" w:date="2026-03-30T07:53:00Z" w16du:dateUtc="2026-03-30T05:53:00Z">
        <w:r>
          <w:delText xml:space="preserve"> and can cause a</w:delText>
        </w:r>
      </w:del>
      <w:ins w:id="1782" w:author="Author" w:date="2026-03-30T07:53:00Z" w16du:dateUtc="2026-03-30T05:53:00Z">
        <w:r>
          <w:t>, causing</w:t>
        </w:r>
      </w:ins>
      <w:r>
        <w:t xml:space="preserve"> complete avoidance </w:t>
      </w:r>
      <w:del w:id="1783" w:author="Author" w:date="2026-03-30T07:53:00Z" w16du:dateUtc="2026-03-30T05:53:00Z">
        <w:r>
          <w:delText>of Registered Reports when</w:delText>
        </w:r>
      </w:del>
      <w:ins w:id="1784" w:author="Author" w:date="2026-03-30T07:53:00Z" w16du:dateUtc="2026-03-30T05:53:00Z">
        <w:r>
          <w:t>at low</w:t>
        </w:r>
      </w:ins>
      <w:r>
        <w:t xml:space="preserve"> empirical pace</w:t>
      </w:r>
      <w:del w:id="1785" w:author="Author" w:date="2026-03-30T07:53:00Z" w16du:dateUtc="2026-03-30T05:53:00Z">
        <w:r>
          <w:delText xml:space="preserve"> is low.</w:delText>
        </w:r>
      </w:del>
      <w:ins w:id="1786" w:author="Author" w:date="2026-03-30T07:53:00Z" w16du:dateUtc="2026-03-30T05:53:00Z">
        <w:r>
          <w:t>).</w:t>
        </w:r>
      </w:ins>
      <w:r>
        <w:t xml:space="preserve"> Conversely, Registered Reports are </w:t>
      </w:r>
      <w:r>
        <w:rPr>
          <w:i/>
          <w:iCs/>
        </w:rPr>
        <w:t>more</w:t>
      </w:r>
      <w:r>
        <w:t xml:space="preserve"> popular </w:t>
      </w:r>
      <w:del w:id="1787" w:author="Author" w:date="2026-03-30T07:53:00Z" w16du:dateUtc="2026-03-30T05:53:00Z">
        <w:r>
          <w:delText xml:space="preserve">than at baseline </w:delText>
        </w:r>
      </w:del>
      <w:r>
        <w:t xml:space="preserve">when a) </w:t>
      </w:r>
      <w:del w:id="1788" w:author="Author" w:date="2026-03-30T07:53:00Z" w16du:dateUtc="2026-03-30T05:53:00Z">
        <w:r>
          <w:delText>additional publications yield</w:delText>
        </w:r>
      </w:del>
      <w:ins w:id="1789" w:author="Author" w:date="2026-03-30T07:53:00Z" w16du:dateUtc="2026-03-30T05:53:00Z">
        <w:r>
          <w:t>returns are</w:t>
        </w:r>
      </w:ins>
      <w:r>
        <w:t xml:space="preserve"> decreasing </w:t>
      </w:r>
      <w:del w:id="1790" w:author="Author" w:date="2026-03-30T07:53:00Z" w16du:dateUtc="2026-03-30T05:53:00Z">
        <w:r>
          <w:delText xml:space="preserve">returns </w:delText>
        </w:r>
      </w:del>
      <w:r>
        <w:t xml:space="preserve">and empirical pace is low, b) </w:t>
      </w:r>
      <w:del w:id="1791" w:author="Author" w:date="2026-03-30T07:53:00Z" w16du:dateUtc="2026-03-30T05:53:00Z">
        <w:r>
          <w:delText xml:space="preserve">Registered Reports are worth </w:delText>
        </w:r>
      </w:del>
      <m:oMath>
        <m:sSub>
          <m:sSubPr>
            <m:ctrlPr>
              <w:ins w:id="1792" w:author="Author" w:date="2026-03-30T07:53:00Z" w16du:dateUtc="2026-03-30T05:53:00Z">
                <w:rPr>
                  <w:rFonts w:ascii="Cambria Math" w:hAnsi="Cambria Math"/>
                </w:rPr>
              </w:ins>
            </m:ctrlPr>
          </m:sSubPr>
          <m:e>
            <m:r>
              <w:ins w:id="1793" w:author="Author" w:date="2026-03-30T07:53:00Z" w16du:dateUtc="2026-03-30T05:53:00Z">
                <w:rPr>
                  <w:rFonts w:ascii="Cambria Math" w:hAnsi="Cambria Math"/>
                </w:rPr>
                <m:t>b</m:t>
              </w:ins>
            </m:r>
          </m:e>
          <m:sub>
            <m:r>
              <w:ins w:id="1794" w:author="Author" w:date="2026-03-30T07:53:00Z" w16du:dateUtc="2026-03-30T05:53:00Z">
                <w:rPr>
                  <w:rFonts w:ascii="Cambria Math" w:hAnsi="Cambria Math"/>
                </w:rPr>
                <m:t>R</m:t>
              </w:ins>
            </m:r>
          </m:sub>
        </m:sSub>
      </m:oMath>
      <w:ins w:id="1795" w:author="Author" w:date="2026-03-30T07:53:00Z" w16du:dateUtc="2026-03-30T05:53:00Z">
        <w:r>
          <w:t xml:space="preserve"> is </w:t>
        </w:r>
      </w:ins>
      <w:r>
        <w:t xml:space="preserve">just </w:t>
      </w:r>
      <w:ins w:id="1796" w:author="Author" w:date="2026-03-30T07:53:00Z" w16du:dateUtc="2026-03-30T05:53:00Z">
        <w:r>
          <w:t xml:space="preserve">high </w:t>
        </w:r>
      </w:ins>
      <w:r>
        <w:t xml:space="preserve">enough to reach a survival threshold and </w:t>
      </w:r>
      <w:del w:id="1797" w:author="Author" w:date="2026-03-30T07:53:00Z" w16du:dateUtc="2026-03-30T05:53:00Z">
        <w:r>
          <w:delText>publications yield</w:delText>
        </w:r>
      </w:del>
      <w:ins w:id="1798" w:author="Author" w:date="2026-03-30T07:53:00Z" w16du:dateUtc="2026-03-30T05:53:00Z">
        <w:r>
          <w:t>returns are</w:t>
        </w:r>
      </w:ins>
      <w:r>
        <w:t xml:space="preserve"> decreasing</w:t>
      </w:r>
      <w:del w:id="1799" w:author="Author" w:date="2026-03-30T07:53:00Z" w16du:dateUtc="2026-03-30T05:53:00Z">
        <w:r>
          <w:delText xml:space="preserve"> returns after the threshold is met</w:delText>
        </w:r>
      </w:del>
      <w:r>
        <w:t xml:space="preserve">, especially </w:t>
      </w:r>
      <w:del w:id="1800" w:author="Author" w:date="2026-03-30T07:53:00Z" w16du:dateUtc="2026-03-30T05:53:00Z">
        <w:r>
          <w:delText>when</w:delText>
        </w:r>
      </w:del>
      <w:ins w:id="1801" w:author="Author" w:date="2026-03-30T07:53:00Z" w16du:dateUtc="2026-03-30T05:53:00Z">
        <w:r>
          <w:t>with low</w:t>
        </w:r>
      </w:ins>
      <w:r>
        <w:t xml:space="preserve"> empirical pace</w:t>
      </w:r>
      <w:del w:id="1802" w:author="Author" w:date="2026-03-30T07:53:00Z" w16du:dateUtc="2026-03-30T05:53:00Z">
        <w:r>
          <w:delText xml:space="preserve"> is low</w:delText>
        </w:r>
      </w:del>
      <w:r>
        <w:t xml:space="preserve">, and c) </w:t>
      </w:r>
      <w:del w:id="1803" w:author="Author" w:date="2026-03-30T07:53:00Z" w16du:dateUtc="2026-03-30T05:53:00Z">
        <w:r>
          <w:delText>when there</w:delText>
        </w:r>
      </w:del>
      <w:ins w:id="1804" w:author="Author" w:date="2026-03-30T07:53:00Z" w16du:dateUtc="2026-03-30T05:53:00Z">
        <w:r>
          <w:t>competition</w:t>
        </w:r>
      </w:ins>
      <w:r>
        <w:t xml:space="preserve"> is very low but non-zero</w:t>
      </w:r>
      <w:del w:id="1805" w:author="Author" w:date="2026-03-30T07:53:00Z" w16du:dateUtc="2026-03-30T05:53:00Z">
        <w:r>
          <w:delText xml:space="preserve"> competition</w:delText>
        </w:r>
      </w:del>
      <w:r>
        <w:t xml:space="preserve">, especially </w:t>
      </w:r>
      <w:del w:id="1806" w:author="Author" w:date="2026-03-30T07:53:00Z" w16du:dateUtc="2026-03-30T05:53:00Z">
        <w:r>
          <w:delText>when publications yield</w:delText>
        </w:r>
      </w:del>
      <w:ins w:id="1807" w:author="Author" w:date="2026-03-30T07:53:00Z" w16du:dateUtc="2026-03-30T05:53:00Z">
        <w:r>
          <w:t>with</w:t>
        </w:r>
      </w:ins>
      <w:r>
        <w:t xml:space="preserve"> decreasing returns or </w:t>
      </w:r>
      <w:ins w:id="1808" w:author="Author" w:date="2026-03-30T07:53:00Z" w16du:dateUtc="2026-03-30T05:53:00Z">
        <w:r>
          <w:t xml:space="preserve">high </w:t>
        </w:r>
      </w:ins>
      <w:r>
        <w:t>empirical pace</w:t>
      </w:r>
      <w:del w:id="1809" w:author="Author" w:date="2026-03-30T07:53:00Z" w16du:dateUtc="2026-03-30T05:53:00Z">
        <w:r>
          <w:delText xml:space="preserve"> is high</w:delText>
        </w:r>
      </w:del>
      <w:r>
        <w:t>.</w:t>
      </w:r>
    </w:p>
    <w:p w14:paraId="6FDE8A28" w14:textId="77777777" w:rsidR="00167C5D" w:rsidRDefault="00000000">
      <w:pPr>
        <w:pStyle w:val="BodyText"/>
      </w:pPr>
      <w:del w:id="1810" w:author="Author" w:date="2026-03-30T07:53:00Z" w16du:dateUtc="2026-03-30T05:53:00Z">
        <w:r>
          <w:delText xml:space="preserve">Looking at the interactions of the different factors, three observations </w:delText>
        </w:r>
      </w:del>
      <w:ins w:id="1811" w:author="Author" w:date="2026-03-30T07:53:00Z" w16du:dateUtc="2026-03-30T05:53:00Z">
        <w:r>
          <w:t xml:space="preserve">Three interaction effects </w:t>
        </w:r>
      </w:ins>
      <w:r>
        <w:t>stand out. First, high empirical pace attenuates the effects of all other factors</w:t>
      </w:r>
      <m:oMath>
        <m:r>
          <w:del w:id="1812" w:author="Author" w:date="2026-03-30T07:53:00Z" w16du:dateUtc="2026-03-30T05:53:00Z">
            <w:rPr>
              <w:rFonts w:ascii="Cambria Math" w:hAnsi="Cambria Math"/>
            </w:rPr>
            <m:t> </m:t>
          </w:del>
        </m:r>
      </m:oMath>
      <w:del w:id="1813" w:author="Author" w:date="2026-03-30T07:53:00Z" w16du:dateUtc="2026-03-30T05:53:00Z">
        <w:r>
          <w:delText>—</w:delText>
        </w:r>
      </w:del>
      <m:oMath>
        <m:r>
          <w:del w:id="1814" w:author="Author" w:date="2026-03-30T07:53:00Z" w16du:dateUtc="2026-03-30T05:53:00Z">
            <w:rPr>
              <w:rFonts w:ascii="Cambria Math" w:hAnsi="Cambria Math"/>
            </w:rPr>
            <m:t> </m:t>
          </w:del>
        </m:r>
      </m:oMath>
      <w:del w:id="1815" w:author="Author" w:date="2026-03-30T07:53:00Z" w16du:dateUtc="2026-03-30T05:53:00Z">
        <w:r>
          <w:delText>at the highest pace we considered (32 research cycles before evaluation), outcomes are identical to baseline in almost all conditions. The only exception to this rule is</w:delText>
        </w:r>
      </w:del>
      <w:ins w:id="1816" w:author="Author" w:date="2026-03-30T07:53:00Z" w16du:dateUtc="2026-03-30T05:53:00Z">
        <w:r>
          <w:t>, with</w:t>
        </w:r>
      </w:ins>
      <w:r>
        <w:t xml:space="preserve"> high competition</w:t>
      </w:r>
      <w:del w:id="1817" w:author="Author" w:date="2026-03-30T07:53:00Z" w16du:dateUtc="2026-03-30T05:53:00Z">
        <w:r>
          <w:delText>, but although Registered Reports are relatively less attractive in this condition, the basic pattern is preserved and they remain viable when their value is high.</w:delText>
        </w:r>
      </w:del>
      <w:ins w:id="1818" w:author="Author" w:date="2026-03-30T07:53:00Z" w16du:dateUtc="2026-03-30T05:53:00Z">
        <w:r>
          <w:t xml:space="preserve"> as the only exception.</w:t>
        </w:r>
      </w:ins>
      <w:r>
        <w:t xml:space="preserve"> Second, the effect of survival thresholds </w:t>
      </w:r>
      <w:ins w:id="1819" w:author="Author" w:date="2026-03-30T07:53:00Z" w16du:dateUtc="2026-03-30T05:53:00Z">
        <w:r>
          <w:t xml:space="preserve">depends </w:t>
        </w:r>
      </w:ins>
      <w:r>
        <w:t xml:space="preserve">strongly </w:t>
      </w:r>
      <w:del w:id="1820" w:author="Author" w:date="2026-03-30T07:53:00Z" w16du:dateUtc="2026-03-30T05:53:00Z">
        <w:r>
          <w:delText xml:space="preserve">depends </w:delText>
        </w:r>
      </w:del>
      <w:r>
        <w:t xml:space="preserve">on the </w:t>
      </w:r>
      <w:del w:id="1821" w:author="Author" w:date="2026-03-30T07:53:00Z" w16du:dateUtc="2026-03-30T05:53:00Z">
        <w:r>
          <w:delText xml:space="preserve">shape of the </w:delText>
        </w:r>
      </w:del>
      <w:r>
        <w:t xml:space="preserve">fitness function, suggesting that publication targets may </w:t>
      </w:r>
      <w:del w:id="1822" w:author="Author" w:date="2026-03-30T07:53:00Z" w16du:dateUtc="2026-03-30T05:53:00Z">
        <w:r>
          <w:delText>have the strongest impact</w:delText>
        </w:r>
      </w:del>
      <w:ins w:id="1823" w:author="Author" w:date="2026-03-30T07:53:00Z" w16du:dateUtc="2026-03-30T05:53:00Z">
        <w:r>
          <w:t>hit hardest</w:t>
        </w:r>
      </w:ins>
      <w:r>
        <w:t xml:space="preserve"> in advanced career </w:t>
      </w:r>
      <w:r>
        <w:lastRenderedPageBreak/>
        <w:t xml:space="preserve">stages. Third, the opposite is true for </w:t>
      </w:r>
      <w:del w:id="1824" w:author="Author" w:date="2026-03-30T07:53:00Z" w16du:dateUtc="2026-03-30T05:53:00Z">
        <w:r>
          <w:delText xml:space="preserve">high </w:delText>
        </w:r>
      </w:del>
      <w:r>
        <w:t xml:space="preserve">competition, which cancels out </w:t>
      </w:r>
      <w:del w:id="1825" w:author="Author" w:date="2026-03-30T07:53:00Z" w16du:dateUtc="2026-03-30T05:53:00Z">
        <w:r>
          <w:delText xml:space="preserve">the effects of different </w:delText>
        </w:r>
      </w:del>
      <w:r>
        <w:t>fitness</w:t>
      </w:r>
      <w:del w:id="1826" w:author="Author" w:date="2026-03-30T07:53:00Z" w16du:dateUtc="2026-03-30T05:53:00Z">
        <w:r>
          <w:delText xml:space="preserve"> functions</w:delText>
        </w:r>
      </w:del>
      <w:ins w:id="1827" w:author="Author" w:date="2026-03-30T07:53:00Z" w16du:dateUtc="2026-03-30T05:53:00Z">
        <w:r>
          <w:t>-function differences</w:t>
        </w:r>
      </w:ins>
      <w:r>
        <w:t xml:space="preserve"> and thus </w:t>
      </w:r>
      <w:del w:id="1828" w:author="Author" w:date="2026-03-30T07:53:00Z" w16du:dateUtc="2026-03-30T05:53:00Z">
        <w:r>
          <w:delText xml:space="preserve">appears to have virtually the same impact across </w:delText>
        </w:r>
      </w:del>
      <w:ins w:id="1829" w:author="Author" w:date="2026-03-30T07:53:00Z" w16du:dateUtc="2026-03-30T05:53:00Z">
        <w:r>
          <w:t xml:space="preserve">affects all </w:t>
        </w:r>
      </w:ins>
      <w:r>
        <w:t>career stages</w:t>
      </w:r>
      <w:ins w:id="1830" w:author="Author" w:date="2026-03-30T07:53:00Z" w16du:dateUtc="2026-03-30T05:53:00Z">
        <w:r>
          <w:t xml:space="preserve"> equally</w:t>
        </w:r>
      </w:ins>
      <w:r>
        <w:t>.</w:t>
      </w:r>
    </w:p>
    <w:p w14:paraId="476702FD" w14:textId="77777777" w:rsidR="00167C5D" w:rsidRDefault="00000000">
      <w:pPr>
        <w:pStyle w:val="Heading2"/>
      </w:pPr>
      <w:bookmarkStart w:id="1831" w:name="implications"/>
      <w:r>
        <w:t>Implications</w:t>
      </w:r>
    </w:p>
    <w:p w14:paraId="55EA7176" w14:textId="77777777" w:rsidR="00167C5D" w:rsidRDefault="00000000">
      <w:pPr>
        <w:pStyle w:val="FirstParagraph"/>
      </w:pPr>
      <w:r>
        <w:t>Our model predicts Registered Reports to be least popular when low empirical pace is combined with intense competition or with publication targets that cannot be met with Registered Reports alone. Translated to real-world academia, this suggests that fields or labs in which productivity is limited by lacking resources or the cost or speed of data collection (e.g., research relying on expensive or rare equipment, research on populations that are difficult to access) deserve special attention. Researchers in such situations may avoid Registered Reports when they must achieve publication targets that ask for a minimum number of publications in high-impact journals (e.g., as part of a tenure agreement), or when facing substantial competition for job positions or pressure to obtain competitive grants (e.g., if salary or research time depend on bringing in grants). When competition is high, such researchers may favour standard reports even if Registered Reports are almost as valuable as the best possible outcome from a standard report. Given that the last decades have seen vast increases in PhD students but relatively stable numbers of tenured positions in many countries (Cyranoski, Gilbert, Ledford, Nayar, &amp; Yahia, 2011), substantial competition may in fact be the default in many research fields, which could be one explanation for the currently low market share of Registered Reports.</w:t>
      </w:r>
    </w:p>
    <w:p w14:paraId="1E0F95A2" w14:textId="77777777" w:rsidR="00167C5D" w:rsidRDefault="00000000">
      <w:pPr>
        <w:pStyle w:val="Heading3"/>
        <w:framePr w:wrap="around"/>
      </w:pPr>
      <w:bookmarkStart w:id="1832" w:name="X056597d3c3699771064c79e33fdbd910e5d1c70"/>
      <w:r>
        <w:t>Possible interventions to increase the popularity of Registered Reports.</w:t>
      </w:r>
    </w:p>
    <w:p w14:paraId="56EC328E" w14:textId="77777777" w:rsidR="00167C5D" w:rsidRDefault="00000000">
      <w:pPr>
        <w:pStyle w:val="FirstParagraph"/>
      </w:pPr>
      <w:r>
        <w:t xml:space="preserve">What would make Registered Reports more attractive? </w:t>
      </w:r>
      <w:del w:id="1833" w:author="Author" w:date="2026-03-30T07:53:00Z" w16du:dateUtc="2026-03-30T05:53:00Z">
        <w:r>
          <w:delText xml:space="preserve"> One answer, of course, is to change the just-mentioned situational factors that make Registered Reports unpopular. However,  with</w:delText>
        </w:r>
      </w:del>
      <w:ins w:id="1834" w:author="Author" w:date="2026-03-30T07:53:00Z" w16du:dateUtc="2026-03-30T05:53:00Z">
        <w:r>
          <w:t>With</w:t>
        </w:r>
      </w:ins>
      <w:r>
        <w:t xml:space="preserve"> the </w:t>
      </w:r>
      <w:r>
        <w:lastRenderedPageBreak/>
        <w:t xml:space="preserve">exception of tenure agreements and PhD regulations, </w:t>
      </w:r>
      <w:del w:id="1835" w:author="Author" w:date="2026-03-30T07:53:00Z" w16du:dateUtc="2026-03-30T05:53:00Z">
        <w:r>
          <w:delText>these  factors are difficult to intervene on</w:delText>
        </w:r>
      </w:del>
      <w:ins w:id="1836" w:author="Author" w:date="2026-03-30T07:53:00Z" w16du:dateUtc="2026-03-30T05:53:00Z">
        <w:r>
          <w:t>the situational factors that suppress their popularity in our model</w:t>
        </w:r>
      </w:ins>
      <m:oMath>
        <m:r>
          <w:rPr>
            <w:rFonts w:ascii="Cambria Math" w:hAnsi="Cambria Math"/>
          </w:rPr>
          <m:t> </m:t>
        </m:r>
      </m:oMath>
      <w:r>
        <w:t>—</w:t>
      </w:r>
      <m:oMath>
        <m:r>
          <w:rPr>
            <w:rFonts w:ascii="Cambria Math" w:hAnsi="Cambria Math"/>
          </w:rPr>
          <m:t> </m:t>
        </m:r>
      </m:oMath>
      <w:r>
        <w:t>competition and empirical pace</w:t>
      </w:r>
      <w:del w:id="1837" w:author="Author" w:date="2026-03-30T07:53:00Z" w16du:dateUtc="2026-03-30T05:53:00Z">
        <w:r>
          <w:delText xml:space="preserve"> cannot be changed easily, if at all.</w:delText>
        </w:r>
      </w:del>
      <m:oMath>
        <m:r>
          <w:ins w:id="1838" w:author="Author" w:date="2026-03-30T07:53:00Z" w16du:dateUtc="2026-03-30T05:53:00Z">
            <w:rPr>
              <w:rFonts w:ascii="Cambria Math" w:hAnsi="Cambria Math"/>
            </w:rPr>
            <m:t> </m:t>
          </w:ins>
        </m:r>
      </m:oMath>
      <w:ins w:id="1839" w:author="Author" w:date="2026-03-30T07:53:00Z" w16du:dateUtc="2026-03-30T05:53:00Z">
        <w:r>
          <w:t>—</w:t>
        </w:r>
      </w:ins>
      <m:oMath>
        <m:r>
          <w:ins w:id="1840" w:author="Author" w:date="2026-03-30T07:53:00Z" w16du:dateUtc="2026-03-30T05:53:00Z">
            <w:rPr>
              <w:rFonts w:ascii="Cambria Math" w:hAnsi="Cambria Math"/>
            </w:rPr>
            <m:t> </m:t>
          </w:ins>
        </m:r>
      </m:oMath>
      <w:ins w:id="1841" w:author="Author" w:date="2026-03-30T07:53:00Z" w16du:dateUtc="2026-03-30T05:53:00Z">
        <w:r>
          <w:t>are difficult to change.</w:t>
        </w:r>
      </w:ins>
      <w:r>
        <w:t xml:space="preserve"> A more feasible approach </w:t>
      </w:r>
      <w:del w:id="1842" w:author="Author" w:date="2026-03-30T07:53:00Z" w16du:dateUtc="2026-03-30T05:53:00Z">
        <w:r>
          <w:delText>may be</w:delText>
        </w:r>
      </w:del>
      <w:ins w:id="1843" w:author="Author" w:date="2026-03-30T07:53:00Z" w16du:dateUtc="2026-03-30T05:53:00Z">
        <w:r>
          <w:t>is</w:t>
        </w:r>
      </w:ins>
      <w:r>
        <w:t xml:space="preserve"> to change the payoff structure of Registered Reports relative to standard reports. </w:t>
      </w:r>
      <w:del w:id="1844" w:author="Author" w:date="2026-03-30T07:53:00Z" w16du:dateUtc="2026-03-30T05:53:00Z">
        <w:r>
          <w:delText>In the terms of our model, this could be achieved by increasing either the mean or the variance of the career-relevant payoffs that authors receive from a publication. For simplicity,</w:delText>
        </w:r>
      </w:del>
      <w:ins w:id="1845" w:author="Author" w:date="2026-03-30T07:53:00Z" w16du:dateUtc="2026-03-30T05:53:00Z">
        <w:r>
          <w:t>Because</w:t>
        </w:r>
      </w:ins>
      <w:r>
        <w:t xml:space="preserve"> we </w:t>
      </w:r>
      <w:del w:id="1846" w:author="Author" w:date="2026-03-30T07:53:00Z" w16du:dateUtc="2026-03-30T05:53:00Z">
        <w:r>
          <w:delText>treated</w:delText>
        </w:r>
      </w:del>
      <w:ins w:id="1847" w:author="Author" w:date="2026-03-30T07:53:00Z" w16du:dateUtc="2026-03-30T05:53:00Z">
        <w:r>
          <w:t>treat</w:t>
        </w:r>
      </w:ins>
      <w:r>
        <w:t xml:space="preserve"> payoffs as </w:t>
      </w:r>
      <w:r>
        <w:rPr>
          <w:rPrChange w:id="1848" w:author="Author" w:date="2026-03-30T07:53:00Z" w16du:dateUtc="2026-03-30T05:53:00Z">
            <w:rPr>
              <w:i/>
            </w:rPr>
          </w:rPrChange>
        </w:rPr>
        <w:t>net</w:t>
      </w:r>
      <w:r>
        <w:t xml:space="preserve"> </w:t>
      </w:r>
      <w:del w:id="1849" w:author="Author" w:date="2026-03-30T07:53:00Z" w16du:dateUtc="2026-03-30T05:53:00Z">
        <w:r>
          <w:delText xml:space="preserve">payoffs, meaning the difference between the </w:delText>
        </w:r>
      </w:del>
      <w:ins w:id="1850" w:author="Author" w:date="2026-03-30T07:53:00Z" w16du:dateUtc="2026-03-30T05:53:00Z">
        <w:r>
          <w:t>values (</w:t>
        </w:r>
      </w:ins>
      <w:r>
        <w:t xml:space="preserve">benefits </w:t>
      </w:r>
      <w:del w:id="1851" w:author="Author" w:date="2026-03-30T07:53:00Z" w16du:dateUtc="2026-03-30T05:53:00Z">
        <w:r>
          <w:delText>and</w:delText>
        </w:r>
      </w:del>
      <w:ins w:id="1852" w:author="Author" w:date="2026-03-30T07:53:00Z" w16du:dateUtc="2026-03-30T05:53:00Z">
        <w:r>
          <w:t>minus</w:t>
        </w:r>
      </w:ins>
      <w:r>
        <w:t xml:space="preserve"> costs</w:t>
      </w:r>
      <w:del w:id="1853" w:author="Author" w:date="2026-03-30T07:53:00Z" w16du:dateUtc="2026-03-30T05:53:00Z">
        <w:r>
          <w:delText xml:space="preserve"> of each publication route. In reality,  the payoffs associated with </w:delText>
        </w:r>
      </w:del>
      <w:ins w:id="1854" w:author="Author" w:date="2026-03-30T07:53:00Z" w16du:dateUtc="2026-03-30T05:53:00Z">
        <w:r>
          <w:t xml:space="preserve">), the payoff for </w:t>
        </w:r>
      </w:ins>
      <w:r>
        <w:t xml:space="preserve">Registered Reports can </w:t>
      </w:r>
      <w:del w:id="1855" w:author="Author" w:date="2026-03-30T07:53:00Z" w16du:dateUtc="2026-03-30T05:53:00Z">
        <w:r>
          <w:delText xml:space="preserve">thus </w:delText>
        </w:r>
      </w:del>
      <w:r>
        <w:t xml:space="preserve">be raised by </w:t>
      </w:r>
      <w:del w:id="1856" w:author="Author" w:date="2026-03-30T07:53:00Z" w16du:dateUtc="2026-03-30T05:53:00Z">
        <w:r>
          <w:delText xml:space="preserve">either </w:delText>
        </w:r>
      </w:del>
      <w:r>
        <w:t>increasing their benefits</w:t>
      </w:r>
      <w:del w:id="1857" w:author="Author" w:date="2026-03-30T07:53:00Z" w16du:dateUtc="2026-03-30T05:53:00Z">
        <w:r>
          <w:delText xml:space="preserve"> or</w:delText>
        </w:r>
      </w:del>
      <w:ins w:id="1858" w:author="Author" w:date="2026-03-30T07:53:00Z" w16du:dateUtc="2026-03-30T05:53:00Z">
        <w:r>
          <w:t>,</w:t>
        </w:r>
      </w:ins>
      <w:r>
        <w:t xml:space="preserve"> lowering their costs</w:t>
      </w:r>
      <w:del w:id="1859" w:author="Author" w:date="2026-03-30T07:53:00Z" w16du:dateUtc="2026-03-30T05:53:00Z">
        <w:r>
          <w:delText xml:space="preserve"> (</w:delText>
        </w:r>
      </w:del>
      <w:ins w:id="1860" w:author="Author" w:date="2026-03-30T07:53:00Z" w16du:dateUtc="2026-03-30T05:53:00Z">
        <w:r>
          <w:t xml:space="preserve">, </w:t>
        </w:r>
      </w:ins>
      <w:r>
        <w:t xml:space="preserve">or </w:t>
      </w:r>
      <w:del w:id="1861" w:author="Author" w:date="2026-03-30T07:53:00Z" w16du:dateUtc="2026-03-30T05:53:00Z">
        <w:r>
          <w:delText xml:space="preserve">both) relative to those of standard reports.  This implies three potential targets for intervention in total: the benefits of Registered Reports, the costs of Registered Reports, and the </w:delText>
        </w:r>
      </w:del>
      <w:ins w:id="1862" w:author="Author" w:date="2026-03-30T07:53:00Z" w16du:dateUtc="2026-03-30T05:53:00Z">
        <w:r>
          <w:t xml:space="preserve">increasing their payoff </w:t>
        </w:r>
      </w:ins>
      <w:r>
        <w:t>variance</w:t>
      </w:r>
      <w:del w:id="1863" w:author="Author" w:date="2026-03-30T07:53:00Z" w16du:dateUtc="2026-03-30T05:53:00Z">
        <w:r>
          <w:delText xml:space="preserve"> of the net payoff of Registered Reports</w:delText>
        </w:r>
      </w:del>
      <w:r>
        <w:t>, each relative to standard reports.</w:t>
      </w:r>
      <w:del w:id="1864" w:author="Author" w:date="2026-03-30T07:53:00Z" w16du:dateUtc="2026-03-30T05:53:00Z">
        <w:r>
          <w:delText xml:space="preserve">     </w:delText>
        </w:r>
      </w:del>
    </w:p>
    <w:p w14:paraId="3E5C4F19" w14:textId="77777777" w:rsidR="00167C5D" w:rsidRDefault="00000000">
      <w:pPr>
        <w:pStyle w:val="Heading4"/>
        <w:framePr w:wrap="around"/>
      </w:pPr>
      <w:bookmarkStart w:id="1865" w:name="X777454df7fdbbf8efe4f695baa2b0e08e53a042"/>
      <w:r>
        <w:t>Increasing the benefits of Registered Reports.</w:t>
      </w:r>
    </w:p>
    <w:p w14:paraId="76533FEE" w14:textId="77777777" w:rsidR="00167C5D" w:rsidRDefault="00000000">
      <w:pPr>
        <w:pStyle w:val="FirstParagraph"/>
      </w:pPr>
      <w:del w:id="1866" w:author="Author" w:date="2026-03-30T07:53:00Z" w16du:dateUtc="2026-03-30T05:53:00Z">
        <w:r>
          <w:delText>The starting point of our study was that whether and where a study is published is partly influenced by the study’s results in standard reports, but not in Registered Reports. We thus focus on the author</w:delText>
        </w:r>
      </w:del>
      <w:ins w:id="1867" w:author="Author" w:date="2026-03-30T07:53:00Z" w16du:dateUtc="2026-03-30T05:53:00Z">
        <w:r>
          <w:t>Author</w:t>
        </w:r>
      </w:ins>
      <w:r>
        <w:t xml:space="preserve"> benefits associated with </w:t>
      </w:r>
      <w:del w:id="1868" w:author="Author" w:date="2026-03-30T07:53:00Z" w16du:dateUtc="2026-03-30T05:53:00Z">
        <w:r>
          <w:delText>the</w:delText>
        </w:r>
      </w:del>
      <w:ins w:id="1869" w:author="Author" w:date="2026-03-30T07:53:00Z" w16du:dateUtc="2026-03-30T05:53:00Z">
        <w:r>
          <w:t>journal</w:t>
        </w:r>
      </w:ins>
      <w:r>
        <w:t xml:space="preserve"> prestige and impact </w:t>
      </w:r>
      <w:del w:id="1870" w:author="Author" w:date="2026-03-30T07:53:00Z" w16du:dateUtc="2026-03-30T05:53:00Z">
        <w:r>
          <w:delText xml:space="preserve">of the publishing journal (assuming that these parameters are both directly relevant for authors and causally influence citations, another relevant parameter, Traag, 2021).  These benefits </w:delText>
        </w:r>
      </w:del>
      <w:r>
        <w:t xml:space="preserve">could be raised if more </w:t>
      </w:r>
      <w:del w:id="1871" w:author="Author" w:date="2026-03-30T07:53:00Z" w16du:dateUtc="2026-03-30T05:53:00Z">
        <w:r>
          <w:delText xml:space="preserve">prestigious, </w:delText>
        </w:r>
      </w:del>
      <w:r>
        <w:t xml:space="preserve">high-impact journals offered the format. </w:t>
      </w:r>
      <w:del w:id="1872" w:author="Author" w:date="2026-03-30T07:53:00Z" w16du:dateUtc="2026-03-30T05:53:00Z">
        <w:r>
          <w:delText xml:space="preserve"> High-impact</w:delText>
        </w:r>
      </w:del>
      <w:ins w:id="1873" w:author="Author" w:date="2026-03-30T07:53:00Z" w16du:dateUtc="2026-03-30T05:53:00Z">
        <w:r>
          <w:t>Such</w:t>
        </w:r>
      </w:ins>
      <w:r>
        <w:t xml:space="preserve"> journals may currently be reluctant </w:t>
      </w:r>
      <w:del w:id="1874" w:author="Author" w:date="2026-03-30T07:53:00Z" w16du:dateUtc="2026-03-30T05:53:00Z">
        <w:r>
          <w:delText xml:space="preserve">to offer Registered Reports </w:delText>
        </w:r>
      </w:del>
      <w:r>
        <w:t xml:space="preserve">for fear of being forced to publish studies with </w:t>
      </w:r>
      <w:del w:id="1875" w:author="Author" w:date="2026-03-30T07:53:00Z" w16du:dateUtc="2026-03-30T05:53:00Z">
        <w:r>
          <w:delText>uninteresting</w:delText>
        </w:r>
      </w:del>
      <w:ins w:id="1876" w:author="Author" w:date="2026-03-30T07:53:00Z" w16du:dateUtc="2026-03-30T05:53:00Z">
        <w:r>
          <w:t>‘uninteresting’</w:t>
        </w:r>
      </w:ins>
      <w:r>
        <w:t xml:space="preserve"> results, </w:t>
      </w:r>
      <w:del w:id="1877" w:author="Author" w:date="2026-03-30T07:53:00Z" w16du:dateUtc="2026-03-30T05:53:00Z">
        <w:r>
          <w:delText>which might be cited less often.  Even</w:delText>
        </w:r>
      </w:del>
      <w:ins w:id="1878" w:author="Author" w:date="2026-03-30T07:53:00Z" w16du:dateUtc="2026-03-30T05:53:00Z">
        <w:r>
          <w:t>and even</w:t>
        </w:r>
      </w:ins>
      <w:r>
        <w:t xml:space="preserve"> when offering the format</w:t>
      </w:r>
      <w:del w:id="1879" w:author="Author" w:date="2026-03-30T07:53:00Z" w16du:dateUtc="2026-03-30T05:53:00Z">
        <w:r>
          <w:delText xml:space="preserve"> in principle, the same concern</w:delText>
        </w:r>
      </w:del>
      <w:ins w:id="1880" w:author="Author" w:date="2026-03-30T07:53:00Z" w16du:dateUtc="2026-03-30T05:53:00Z">
        <w:r>
          <w:t>,</w:t>
        </w:r>
      </w:ins>
      <w:r>
        <w:t xml:space="preserve"> may </w:t>
      </w:r>
      <w:del w:id="1881" w:author="Author" w:date="2026-03-30T07:53:00Z" w16du:dateUtc="2026-03-30T05:53:00Z">
        <w:r>
          <w:delText xml:space="preserve">lead such journals to </w:delText>
        </w:r>
      </w:del>
      <w:r>
        <w:t>be prohibitively selective during Stage-1 review</w:t>
      </w:r>
      <w:del w:id="1882" w:author="Author" w:date="2026-03-30T07:53:00Z" w16du:dateUtc="2026-03-30T05:53:00Z">
        <w:r>
          <w:delText xml:space="preserve"> and reject nearly all proposals.  </w:delText>
        </w:r>
      </w:del>
      <w:ins w:id="1883" w:author="Author" w:date="2026-03-30T07:53:00Z" w16du:dateUtc="2026-03-30T05:53:00Z">
        <w:r>
          <w:t>.</w:t>
        </w:r>
      </w:ins>
      <w:r>
        <w:t xml:space="preserve"> Perhaps </w:t>
      </w:r>
      <w:del w:id="1884" w:author="Author" w:date="2026-03-30T07:53:00Z" w16du:dateUtc="2026-03-30T05:53:00Z">
        <w:r>
          <w:delText>as the result of</w:delText>
        </w:r>
      </w:del>
      <w:ins w:id="1885" w:author="Author" w:date="2026-03-30T07:53:00Z" w16du:dateUtc="2026-03-30T05:53:00Z">
        <w:r>
          <w:t>reflecting</w:t>
        </w:r>
      </w:ins>
      <w:r>
        <w:t xml:space="preserve"> such </w:t>
      </w:r>
      <w:del w:id="1886" w:author="Author" w:date="2026-03-30T07:53:00Z" w16du:dateUtc="2026-03-30T05:53:00Z">
        <w:r>
          <w:delText>a dynamic</w:delText>
        </w:r>
      </w:del>
      <w:ins w:id="1887" w:author="Author" w:date="2026-03-30T07:53:00Z" w16du:dateUtc="2026-03-30T05:53:00Z">
        <w:r>
          <w:t>dynamics</w:t>
        </w:r>
      </w:ins>
      <w:r>
        <w:t xml:space="preserve">, the journal </w:t>
      </w:r>
      <w:r>
        <w:rPr>
          <w:i/>
          <w:iCs/>
        </w:rPr>
        <w:t>Nature</w:t>
      </w:r>
      <w:r>
        <w:t xml:space="preserve"> launched a </w:t>
      </w:r>
      <w:r>
        <w:lastRenderedPageBreak/>
        <w:t xml:space="preserve">Registered-Reports </w:t>
      </w:r>
      <w:del w:id="1888" w:author="Author" w:date="2026-03-30T07:53:00Z" w16du:dateUtc="2026-03-30T05:53:00Z">
        <w:r>
          <w:delText xml:space="preserve">submission </w:delText>
        </w:r>
      </w:del>
      <w:r>
        <w:t>track in February 2023 (Nature, 2023</w:t>
      </w:r>
      <w:del w:id="1889" w:author="Author" w:date="2026-03-30T07:53:00Z" w16du:dateUtc="2026-03-30T05:53:00Z">
        <w:r>
          <w:delText>),</w:delText>
        </w:r>
      </w:del>
      <w:ins w:id="1890" w:author="Author" w:date="2026-03-30T07:53:00Z" w16du:dateUtc="2026-03-30T05:53:00Z">
        <w:r>
          <w:t>)</w:t>
        </w:r>
      </w:ins>
      <w:r>
        <w:t xml:space="preserve"> but appears to have published at most one Registered Report by August 2024.</w:t>
      </w:r>
      <w:r>
        <w:rPr>
          <w:rStyle w:val="FootnoteReference"/>
        </w:rPr>
        <w:footnoteReference w:id="13"/>
      </w:r>
      <w:r>
        <w:t xml:space="preserve"> </w:t>
      </w:r>
      <w:del w:id="1905" w:author="Author" w:date="2026-03-30T07:53:00Z" w16du:dateUtc="2026-03-30T05:53:00Z">
        <w:r>
          <w:delText>In practice, journals that are</w:delText>
        </w:r>
      </w:del>
      <w:ins w:id="1906" w:author="Author" w:date="2026-03-30T07:53:00Z" w16du:dateUtc="2026-03-30T05:53:00Z">
        <w:r>
          <w:t>Journals</w:t>
        </w:r>
      </w:ins>
      <w:r>
        <w:t xml:space="preserve"> willing to </w:t>
      </w:r>
      <w:del w:id="1907" w:author="Author" w:date="2026-03-30T07:53:00Z" w16du:dateUtc="2026-03-30T05:53:00Z">
        <w:r>
          <w:delText xml:space="preserve">participate in raising the value of Registered Reports </w:delText>
        </w:r>
      </w:del>
      <w:ins w:id="1908" w:author="Author" w:date="2026-03-30T07:53:00Z" w16du:dateUtc="2026-03-30T05:53:00Z">
        <w:r>
          <w:t xml:space="preserve">support the format </w:t>
        </w:r>
      </w:ins>
      <w:r>
        <w:t xml:space="preserve">should thus </w:t>
      </w:r>
      <w:del w:id="1909" w:author="Author" w:date="2026-03-30T07:53:00Z" w16du:dateUtc="2026-03-30T05:53:00Z">
        <w:r>
          <w:delText>strive for designing an</w:delText>
        </w:r>
      </w:del>
      <w:ins w:id="1910" w:author="Author" w:date="2026-03-30T07:53:00Z" w16du:dateUtc="2026-03-30T05:53:00Z">
        <w:r>
          <w:t>design</w:t>
        </w:r>
      </w:ins>
      <w:r>
        <w:t xml:space="preserve"> editorial </w:t>
      </w:r>
      <w:del w:id="1911" w:author="Author" w:date="2026-03-30T07:53:00Z" w16du:dateUtc="2026-03-30T05:53:00Z">
        <w:r>
          <w:delText>process which</w:delText>
        </w:r>
      </w:del>
      <w:ins w:id="1912" w:author="Author" w:date="2026-03-30T07:53:00Z" w16du:dateUtc="2026-03-30T05:53:00Z">
        <w:r>
          <w:t>processes that</w:t>
        </w:r>
      </w:ins>
      <w:r>
        <w:t xml:space="preserve">, if ambitious, </w:t>
      </w:r>
      <w:del w:id="1913" w:author="Author" w:date="2026-03-30T07:53:00Z" w16du:dateUtc="2026-03-30T05:53:00Z">
        <w:r>
          <w:delText>does</w:delText>
        </w:r>
      </w:del>
      <w:ins w:id="1914" w:author="Author" w:date="2026-03-30T07:53:00Z" w16du:dateUtc="2026-03-30T05:53:00Z">
        <w:r>
          <w:t>do</w:t>
        </w:r>
      </w:ins>
      <w:r>
        <w:t xml:space="preserve"> not set unrealistic standards.</w:t>
      </w:r>
    </w:p>
    <w:p w14:paraId="72C88318" w14:textId="77777777" w:rsidR="00167C5D" w:rsidRDefault="00000000">
      <w:pPr>
        <w:pStyle w:val="BodyText"/>
      </w:pPr>
      <w:r>
        <w:t xml:space="preserve">The value of Registered Reports can also be raised by </w:t>
      </w:r>
      <w:del w:id="1915" w:author="Author" w:date="2026-03-30T07:53:00Z" w16du:dateUtc="2026-03-30T05:53:00Z">
        <w:r>
          <w:delText xml:space="preserve">those who ultimately provide the ‘career-relevant benefits’ associated with a publication, namely </w:delText>
        </w:r>
      </w:del>
      <w:r>
        <w:t>faculty committees responsible for hiring and promotion</w:t>
      </w:r>
      <w:del w:id="1916" w:author="Author" w:date="2026-03-30T07:53:00Z" w16du:dateUtc="2026-03-30T05:53:00Z">
        <w:r>
          <w:delText xml:space="preserve"> decisions</w:delText>
        </w:r>
      </w:del>
      <w:r>
        <w:t>. Placing a premium on Registered Reports in tenure agreements</w:t>
      </w:r>
      <w:del w:id="1917" w:author="Author" w:date="2026-03-30T07:53:00Z" w16du:dateUtc="2026-03-30T05:53:00Z">
        <w:r>
          <w:delText>, promotion criteria,</w:delText>
        </w:r>
      </w:del>
      <w:r>
        <w:t xml:space="preserve"> and hiring processes could increase </w:t>
      </w:r>
      <w:del w:id="1918" w:author="Author" w:date="2026-03-30T07:53:00Z" w16du:dateUtc="2026-03-30T05:53:00Z">
        <w:r>
          <w:delText>the</w:delText>
        </w:r>
      </w:del>
      <w:ins w:id="1919" w:author="Author" w:date="2026-03-30T07:53:00Z" w16du:dateUtc="2026-03-30T05:53:00Z">
        <w:r>
          <w:t>their</w:t>
        </w:r>
      </w:ins>
      <w:r>
        <w:t xml:space="preserve"> attractiveness </w:t>
      </w:r>
      <w:del w:id="1920" w:author="Author" w:date="2026-03-30T07:53:00Z" w16du:dateUtc="2026-03-30T05:53:00Z">
        <w:r>
          <w:delText xml:space="preserve">of the format </w:delText>
        </w:r>
      </w:del>
      <w:r>
        <w:t>substantially</w:t>
      </w:r>
      <w:del w:id="1921" w:author="Author" w:date="2026-03-30T07:53:00Z" w16du:dateUtc="2026-03-30T05:53:00Z">
        <w:r>
          <w:delText>. This idea is</w:delText>
        </w:r>
      </w:del>
      <w:ins w:id="1922" w:author="Author" w:date="2026-03-30T07:53:00Z" w16du:dateUtc="2026-03-30T05:53:00Z">
        <w:r>
          <w:t>,</w:t>
        </w:r>
      </w:ins>
      <w:r>
        <w:t xml:space="preserve"> in line with recent calls for </w:t>
      </w:r>
      <w:del w:id="1923" w:author="Author" w:date="2026-03-30T07:53:00Z" w16du:dateUtc="2026-03-30T05:53:00Z">
        <w:r>
          <w:delText>greater emphasis on</w:delText>
        </w:r>
      </w:del>
      <w:ins w:id="1924" w:author="Author" w:date="2026-03-30T07:53:00Z" w16du:dateUtc="2026-03-30T05:53:00Z">
        <w:r>
          <w:t>emphasising</w:t>
        </w:r>
      </w:ins>
      <w:r>
        <w:t xml:space="preserve"> rigorous </w:t>
      </w:r>
      <w:del w:id="1925" w:author="Author" w:date="2026-03-30T07:53:00Z" w16du:dateUtc="2026-03-30T05:53:00Z">
        <w:r>
          <w:delText xml:space="preserve">and transparent research </w:delText>
        </w:r>
      </w:del>
      <w:r>
        <w:t xml:space="preserve">methods in </w:t>
      </w:r>
      <w:del w:id="1926" w:author="Author" w:date="2026-03-30T07:53:00Z" w16du:dateUtc="2026-03-30T05:53:00Z">
        <w:r>
          <w:delText>hiring, promotion, and tenure decisions</w:delText>
        </w:r>
      </w:del>
      <w:ins w:id="1927" w:author="Author" w:date="2026-03-30T07:53:00Z" w16du:dateUtc="2026-03-30T05:53:00Z">
        <w:r>
          <w:t>academic evaluation</w:t>
        </w:r>
      </w:ins>
      <w:r>
        <w:t xml:space="preserve"> (e.g., Moher et al., 2018</w:t>
      </w:r>
      <w:del w:id="1928" w:author="Author" w:date="2026-03-30T07:53:00Z" w16du:dateUtc="2026-03-30T05:53:00Z">
        <w:r>
          <w:delText>), for example by including so-called ‘open-science statements’ in job ads (Schönbrodt, 2016</w:delText>
        </w:r>
      </w:del>
      <w:r>
        <w:t xml:space="preserve">; Schönbrodt et al., 2018). </w:t>
      </w:r>
      <w:del w:id="1929" w:author="Author" w:date="2026-03-30T07:53:00Z" w16du:dateUtc="2026-03-30T05:53:00Z">
        <w:r>
          <w:delText xml:space="preserve">However, most such statements currently either do not define specific practices or mention only preregistration and not Registered Reports (Schönbrodt et al., 2018). </w:delText>
        </w:r>
      </w:del>
      <w:r>
        <w:t xml:space="preserve">Explicitly highlighting Registered Reports in </w:t>
      </w:r>
      <w:r>
        <w:lastRenderedPageBreak/>
        <w:t xml:space="preserve">job ads and weighting them more heavily than (even preregistered) standard reports </w:t>
      </w:r>
      <w:del w:id="1930" w:author="Author" w:date="2026-03-30T07:53:00Z" w16du:dateUtc="2026-03-30T05:53:00Z">
        <w:r>
          <w:delText xml:space="preserve">in hiring, promotion, and tenure decisions </w:delText>
        </w:r>
      </w:del>
      <w:r>
        <w:t>could therefore be a promising strategy.</w:t>
      </w:r>
      <w:del w:id="1931" w:author="Author" w:date="2026-03-30T07:53:00Z" w16du:dateUtc="2026-03-30T05:53:00Z">
        <w:r>
          <w:delText xml:space="preserve">   </w:delText>
        </w:r>
      </w:del>
    </w:p>
    <w:p w14:paraId="115A36D1" w14:textId="77777777" w:rsidR="00167C5D" w:rsidRDefault="00000000">
      <w:pPr>
        <w:pStyle w:val="Heading4"/>
        <w:framePr w:wrap="around"/>
      </w:pPr>
      <w:bookmarkStart w:id="1932" w:name="Xfc09bce5f3833defcbc8270bdd37eb8f1daa851"/>
      <w:bookmarkEnd w:id="1865"/>
      <w:r>
        <w:t>Decreasing the costs of Registered Reports.</w:t>
      </w:r>
    </w:p>
    <w:p w14:paraId="1755A7C1" w14:textId="77777777" w:rsidR="00251F6B" w:rsidRDefault="00000000">
      <w:pPr>
        <w:pStyle w:val="FirstParagraph"/>
        <w:rPr>
          <w:del w:id="1933" w:author="Author" w:date="2026-03-30T07:53:00Z" w16du:dateUtc="2026-03-30T05:53:00Z"/>
        </w:rPr>
      </w:pPr>
      <w:del w:id="1934" w:author="Author" w:date="2026-03-30T07:53:00Z" w16du:dateUtc="2026-03-30T05:53:00Z">
        <w:r>
          <w:delText xml:space="preserve">Compared to standard reports, </w:delText>
        </w:r>
      </w:del>
      <w:r>
        <w:t xml:space="preserve">Registered Reports may be more costly </w:t>
      </w:r>
      <w:del w:id="1935" w:author="Author" w:date="2026-03-30T07:53:00Z" w16du:dateUtc="2026-03-30T05:53:00Z">
        <w:r>
          <w:delText xml:space="preserve">for authors </w:delText>
        </w:r>
      </w:del>
      <w:r>
        <w:t xml:space="preserve">due to the additional stage of peer review </w:t>
      </w:r>
      <w:del w:id="1936" w:author="Author" w:date="2026-03-30T07:53:00Z" w16du:dateUtc="2026-03-30T05:53:00Z">
        <w:r>
          <w:delText xml:space="preserve"> </w:delText>
        </w:r>
      </w:del>
      <w:r>
        <w:t xml:space="preserve">and stricter requirements for methodological rigour and sample size. </w:t>
      </w:r>
      <w:del w:id="1937" w:author="Author" w:date="2026-03-30T07:53:00Z" w16du:dateUtc="2026-03-30T05:53:00Z">
        <w:r>
          <w:delText xml:space="preserve">For example, Registered Reports (but not standard reports) in </w:delText>
        </w:r>
        <w:r>
          <w:rPr>
            <w:i/>
            <w:iCs/>
          </w:rPr>
          <w:delText>Nature Human Behaviour</w:delText>
        </w:r>
        <w:r>
          <w:delText xml:space="preserve"> must currently provide sampling plans aiming for at least </w:delText>
        </w:r>
      </w:del>
      <m:oMath>
        <m:r>
          <w:del w:id="1938" w:author="Author" w:date="2026-03-30T07:53:00Z" w16du:dateUtc="2026-03-30T05:53:00Z">
            <w:rPr>
              <w:rFonts w:ascii="Cambria Math" w:hAnsi="Cambria Math"/>
            </w:rPr>
            <m:t>95</m:t>
          </w:del>
        </m:r>
        <m:r>
          <w:del w:id="1939" w:author="Author" w:date="2026-03-30T07:53:00Z" w16du:dateUtc="2026-03-30T05:53:00Z">
            <m:rPr>
              <m:sty m:val="p"/>
            </m:rPr>
            <w:rPr>
              <w:rFonts w:ascii="Cambria Math" w:hAnsi="Cambria Math"/>
            </w:rPr>
            <m:t>%</m:t>
          </w:del>
        </m:r>
      </m:oMath>
      <w:del w:id="1940" w:author="Author" w:date="2026-03-30T07:53:00Z" w16du:dateUtc="2026-03-30T05:53:00Z">
        <w:r>
          <w:delText xml:space="preserve"> statistical power or a Bayes factor of 10 (Nature Human Behaviour, n.d.). However, although it may be relatively easy to lower such standards,    doing so would also lower the quality of published Registered Reports and thus partly defeat their purpose of providing high-quality evidence.    This problem illustrates that</w:delText>
        </w:r>
      </w:del>
      <w:ins w:id="1941" w:author="Author" w:date="2026-03-30T07:53:00Z" w16du:dateUtc="2026-03-30T05:53:00Z">
        <w:r>
          <w:t>Since</w:t>
        </w:r>
      </w:ins>
      <w:r>
        <w:t xml:space="preserve"> many of </w:t>
      </w:r>
      <w:del w:id="1942" w:author="Author" w:date="2026-03-30T07:53:00Z" w16du:dateUtc="2026-03-30T05:53:00Z">
        <w:r>
          <w:delText>the additional costs associated with Registered Reports may be</w:delText>
        </w:r>
      </w:del>
      <w:ins w:id="1943" w:author="Author" w:date="2026-03-30T07:53:00Z" w16du:dateUtc="2026-03-30T05:53:00Z">
        <w:r>
          <w:t>these are</w:t>
        </w:r>
      </w:ins>
      <w:r>
        <w:t xml:space="preserve"> ‘good costs’ that increase the quality of the resulting publications (see also Tiokhin et al., 2021</w:t>
      </w:r>
      <w:del w:id="1944" w:author="Author" w:date="2026-03-30T07:53:00Z" w16du:dateUtc="2026-03-30T05:53:00Z">
        <w:r>
          <w:delText>). To preserve this quality,</w:delText>
        </w:r>
      </w:del>
      <w:ins w:id="1945" w:author="Author" w:date="2026-03-30T07:53:00Z" w16du:dateUtc="2026-03-30T05:53:00Z">
        <w:r>
          <w:t>),</w:t>
        </w:r>
      </w:ins>
      <w:r>
        <w:t xml:space="preserve"> cost</w:t>
      </w:r>
      <w:del w:id="1946" w:author="Author" w:date="2026-03-30T07:53:00Z" w16du:dateUtc="2026-03-30T05:53:00Z">
        <w:r>
          <w:delText xml:space="preserve"> </w:delText>
        </w:r>
      </w:del>
      <w:ins w:id="1947" w:author="Author" w:date="2026-03-30T07:53:00Z" w16du:dateUtc="2026-03-30T05:53:00Z">
        <w:r>
          <w:t>-</w:t>
        </w:r>
      </w:ins>
      <w:r>
        <w:t xml:space="preserve">cutting </w:t>
      </w:r>
      <w:del w:id="1948" w:author="Author" w:date="2026-03-30T07:53:00Z" w16du:dateUtc="2026-03-30T05:53:00Z">
        <w:r>
          <w:delText>may need to</w:delText>
        </w:r>
      </w:del>
      <w:ins w:id="1949" w:author="Author" w:date="2026-03-30T07:53:00Z" w16du:dateUtc="2026-03-30T05:53:00Z">
        <w:r>
          <w:t>should</w:t>
        </w:r>
      </w:ins>
      <w:r>
        <w:t xml:space="preserve"> be confined to removing unnecessary inefficiencies</w:t>
      </w:r>
      <w:del w:id="1950" w:author="Author" w:date="2026-03-30T07:53:00Z" w16du:dateUtc="2026-03-30T05:53:00Z">
        <w:r>
          <w:delText>, such as certain bureaucratic aspects of the submission or review process.</w:delText>
        </w:r>
      </w:del>
    </w:p>
    <w:p w14:paraId="4CF5B695" w14:textId="77777777" w:rsidR="00167C5D" w:rsidRDefault="00000000">
      <w:pPr>
        <w:pStyle w:val="FirstParagraph"/>
        <w:pPrChange w:id="1951" w:author="Author" w:date="2026-03-30T07:53:00Z" w16du:dateUtc="2026-03-30T05:53:00Z">
          <w:pPr>
            <w:pStyle w:val="BodyText"/>
          </w:pPr>
        </w:pPrChange>
      </w:pPr>
      <w:ins w:id="1952" w:author="Author" w:date="2026-03-30T07:53:00Z" w16du:dateUtc="2026-03-30T05:53:00Z">
        <w:r>
          <w:t xml:space="preserve">. </w:t>
        </w:r>
      </w:ins>
      <w:r>
        <w:t xml:space="preserve">Alternatively, </w:t>
      </w:r>
      <w:del w:id="1953" w:author="Author" w:date="2026-03-30T07:53:00Z" w16du:dateUtc="2026-03-30T05:53:00Z">
        <w:r>
          <w:delText xml:space="preserve">the </w:delText>
        </w:r>
      </w:del>
      <w:ins w:id="1954" w:author="Author" w:date="2026-03-30T07:53:00Z" w16du:dateUtc="2026-03-30T05:53:00Z">
        <w:r>
          <w:t xml:space="preserve">costs can be decreased in </w:t>
        </w:r>
      </w:ins>
      <w:r>
        <w:rPr>
          <w:i/>
          <w:rPrChange w:id="1955" w:author="Author" w:date="2026-03-30T07:53:00Z" w16du:dateUtc="2026-03-30T05:53:00Z">
            <w:rPr/>
          </w:rPrChange>
        </w:rPr>
        <w:t>relative</w:t>
      </w:r>
      <w:r>
        <w:t xml:space="preserve"> </w:t>
      </w:r>
      <w:del w:id="1956" w:author="Author" w:date="2026-03-30T07:53:00Z" w16du:dateUtc="2026-03-30T05:53:00Z">
        <w:r>
          <w:delText>costs of Registered Reports</w:delText>
        </w:r>
      </w:del>
      <w:ins w:id="1957" w:author="Author" w:date="2026-03-30T07:53:00Z" w16du:dateUtc="2026-03-30T05:53:00Z">
        <w:r>
          <w:t>terms: Journals</w:t>
        </w:r>
      </w:ins>
      <w:r>
        <w:t xml:space="preserve"> could </w:t>
      </w:r>
      <w:del w:id="1958" w:author="Author" w:date="2026-03-30T07:53:00Z" w16du:dateUtc="2026-03-30T05:53:00Z">
        <w:r>
          <w:delText xml:space="preserve">be decreased by increasing the costs of standard reports.    Going back to the example above, a high-impact journal like </w:delText>
        </w:r>
        <w:r>
          <w:rPr>
            <w:i/>
            <w:iCs/>
          </w:rPr>
          <w:delText>Nature Human Behaviour</w:delText>
        </w:r>
        <w:r>
          <w:delText xml:space="preserve"> could reasonably</w:delText>
        </w:r>
      </w:del>
      <w:ins w:id="1959" w:author="Author" w:date="2026-03-30T07:53:00Z" w16du:dateUtc="2026-03-30T05:53:00Z">
        <w:r>
          <w:t>plausibly</w:t>
        </w:r>
      </w:ins>
      <w:r>
        <w:t xml:space="preserve"> demand the same </w:t>
      </w:r>
      <w:del w:id="1960" w:author="Author" w:date="2026-03-30T07:53:00Z" w16du:dateUtc="2026-03-30T05:53:00Z">
        <w:r>
          <w:delText xml:space="preserve">level of </w:delText>
        </w:r>
      </w:del>
      <w:r>
        <w:t xml:space="preserve">methodological rigour </w:t>
      </w:r>
      <w:del w:id="1961" w:author="Author" w:date="2026-03-30T07:53:00Z" w16du:dateUtc="2026-03-30T05:53:00Z">
        <w:r>
          <w:delText xml:space="preserve"> </w:delText>
        </w:r>
      </w:del>
      <w:r>
        <w:t>from standard reports as from Registered Reports</w:t>
      </w:r>
      <w:del w:id="1962" w:author="Author" w:date="2026-03-30T07:53:00Z" w16du:dateUtc="2026-03-30T05:53:00Z">
        <w:r>
          <w:delText>. This  would reduce</w:delText>
        </w:r>
      </w:del>
      <w:ins w:id="1963" w:author="Author" w:date="2026-03-30T07:53:00Z" w16du:dateUtc="2026-03-30T05:53:00Z">
        <w:r>
          <w:t>, reducing</w:t>
        </w:r>
      </w:ins>
      <w:r>
        <w:t xml:space="preserve"> the marginal advantage of </w:t>
      </w:r>
      <w:del w:id="1964" w:author="Author" w:date="2026-03-30T07:53:00Z" w16du:dateUtc="2026-03-30T05:53:00Z">
        <w:r>
          <w:delText>standard reports over Registered Reports in terms of the investment required from authors (making Registered Reports relatively more attractive), while at the same time raising the quality of all studies published by the journal</w:delText>
        </w:r>
      </w:del>
      <w:ins w:id="1965" w:author="Author" w:date="2026-03-30T07:53:00Z" w16du:dateUtc="2026-03-30T05:53:00Z">
        <w:r>
          <w:t>the standard route</w:t>
        </w:r>
      </w:ins>
      <w:r>
        <w:t>.</w:t>
      </w:r>
    </w:p>
    <w:p w14:paraId="096A56FC" w14:textId="77777777" w:rsidR="00167C5D" w:rsidRDefault="00000000">
      <w:pPr>
        <w:pStyle w:val="Heading4"/>
        <w:framePr w:wrap="around"/>
      </w:pPr>
      <w:bookmarkStart w:id="1966" w:name="increasing-payoff-variance"/>
      <w:bookmarkEnd w:id="1932"/>
      <w:r>
        <w:lastRenderedPageBreak/>
        <w:t>Increasing payoff variance.</w:t>
      </w:r>
    </w:p>
    <w:p w14:paraId="4F97C7C1" w14:textId="77777777" w:rsidR="00167C5D" w:rsidRDefault="00000000">
      <w:pPr>
        <w:pStyle w:val="FirstParagraph"/>
      </w:pPr>
      <w:r>
        <w:t xml:space="preserve">In the classic Registered Reports model, </w:t>
      </w:r>
      <w:del w:id="1967" w:author="Author" w:date="2026-03-30T07:53:00Z" w16du:dateUtc="2026-03-30T05:53:00Z">
        <w:r>
          <w:delText xml:space="preserve">authors must choose a journal before having full knowledge of the value of the eventual study (i.e., before results are known and the final manuscript is written up). From the authors’ perspective, </w:delText>
        </w:r>
      </w:del>
      <w:r>
        <w:t xml:space="preserve">the pre-data publication guarantee </w:t>
      </w:r>
      <w:del w:id="1968" w:author="Author" w:date="2026-03-30T07:53:00Z" w16du:dateUtc="2026-03-30T05:53:00Z">
        <w:r>
          <w:delText>by the chosen journal puts a cap</w:delText>
        </w:r>
      </w:del>
      <w:ins w:id="1969" w:author="Author" w:date="2026-03-30T07:53:00Z" w16du:dateUtc="2026-03-30T05:53:00Z">
        <w:r>
          <w:t>caps</w:t>
        </w:r>
      </w:ins>
      <w:r>
        <w:t xml:space="preserve"> not only </w:t>
      </w:r>
      <w:del w:id="1970" w:author="Author" w:date="2026-03-30T07:53:00Z" w16du:dateUtc="2026-03-30T05:53:00Z">
        <w:r>
          <w:delText xml:space="preserve">on </w:delText>
        </w:r>
      </w:del>
      <w:r>
        <w:t>the worst possible outcome</w:t>
      </w:r>
      <w:del w:id="1971" w:author="Author" w:date="2026-03-30T07:53:00Z" w16du:dateUtc="2026-03-30T05:53:00Z">
        <w:r>
          <w:delText>,</w:delText>
        </w:r>
      </w:del>
      <w:r>
        <w:t xml:space="preserve"> but also </w:t>
      </w:r>
      <w:del w:id="1972" w:author="Author" w:date="2026-03-30T07:53:00Z" w16du:dateUtc="2026-03-30T05:53:00Z">
        <w:r>
          <w:delText xml:space="preserve">on </w:delText>
        </w:r>
      </w:del>
      <w:r>
        <w:t>the best</w:t>
      </w:r>
      <w:del w:id="1973" w:author="Author" w:date="2026-03-30T07:53:00Z" w16du:dateUtc="2026-03-30T05:53:00Z">
        <w:r>
          <w:delText xml:space="preserve"> possible outcome.</w:delText>
        </w:r>
        <w:r>
          <w:rPr>
            <w:rStyle w:val="FootnoteReference"/>
          </w:rPr>
          <w:footnoteReference w:id="14"/>
        </w:r>
      </w:del>
      <w:ins w:id="1975" w:author="Author" w:date="2026-03-30T07:53:00Z" w16du:dateUtc="2026-03-30T05:53:00Z">
        <w:r>
          <w:t>, because authors must choose a journal before knowing the value of the study.</w:t>
        </w:r>
      </w:ins>
      <w:r>
        <w:t xml:space="preserve"> Another approach </w:t>
      </w:r>
      <w:del w:id="1976" w:author="Author" w:date="2026-03-30T07:53:00Z" w16du:dateUtc="2026-03-30T05:53:00Z">
        <w:r>
          <w:delText xml:space="preserve">to making Registered Reports more attractive is therefore </w:delText>
        </w:r>
      </w:del>
      <w:ins w:id="1977" w:author="Author" w:date="2026-03-30T07:53:00Z" w16du:dateUtc="2026-03-30T05:53:00Z">
        <w:r>
          <w:t xml:space="preserve">is </w:t>
        </w:r>
      </w:ins>
      <w:r>
        <w:t xml:space="preserve">to remove </w:t>
      </w:r>
      <w:del w:id="1978" w:author="Author" w:date="2026-03-30T07:53:00Z" w16du:dateUtc="2026-03-30T05:53:00Z">
        <w:r>
          <w:delText>the</w:delText>
        </w:r>
      </w:del>
      <w:ins w:id="1979" w:author="Author" w:date="2026-03-30T07:53:00Z" w16du:dateUtc="2026-03-30T05:53:00Z">
        <w:r>
          <w:t>this</w:t>
        </w:r>
      </w:ins>
      <w:r>
        <w:t xml:space="preserve"> upper cap</w:t>
      </w:r>
      <w:del w:id="1980" w:author="Author" w:date="2026-03-30T07:53:00Z" w16du:dateUtc="2026-03-30T05:53:00Z">
        <w:r>
          <w:delText xml:space="preserve"> and give authors more publication options after the research has been completed. This could be made possible by a recent initiative:  </w:delText>
        </w:r>
      </w:del>
      <w:ins w:id="1981" w:author="Author" w:date="2026-03-30T07:53:00Z" w16du:dateUtc="2026-03-30T05:53:00Z">
        <w:r>
          <w:t>.</w:t>
        </w:r>
      </w:ins>
      <w:r>
        <w:t xml:space="preserve"> In April 2021, the </w:t>
      </w:r>
      <w:del w:id="1982" w:author="Author" w:date="2026-03-30T07:53:00Z" w16du:dateUtc="2026-03-30T05:53:00Z">
        <w:r>
          <w:delText xml:space="preserve">post-publication peer review </w:delText>
        </w:r>
      </w:del>
      <w:r>
        <w:t xml:space="preserve">platform </w:t>
      </w:r>
      <w:r>
        <w:rPr>
          <w:i/>
          <w:iCs/>
        </w:rPr>
        <w:t>Peer Community In</w:t>
      </w:r>
      <w:r>
        <w:t xml:space="preserve"> (PCI) introduced a </w:t>
      </w:r>
      <w:del w:id="1983" w:author="Author" w:date="2026-03-30T07:53:00Z" w16du:dateUtc="2026-03-30T05:53:00Z">
        <w:r>
          <w:delText xml:space="preserve">new </w:delText>
        </w:r>
      </w:del>
      <w:ins w:id="1984" w:author="Author" w:date="2026-03-30T07:53:00Z" w16du:dateUtc="2026-03-30T05:53:00Z">
        <w:r>
          <w:t xml:space="preserve">journal-independent Registered Reports </w:t>
        </w:r>
      </w:ins>
      <w:r>
        <w:t xml:space="preserve">model </w:t>
      </w:r>
      <w:del w:id="1985" w:author="Author" w:date="2026-03-30T07:53:00Z" w16du:dateUtc="2026-03-30T05:53:00Z">
        <w:r>
          <w:delText xml:space="preserve">of Registered Reports </w:delText>
        </w:r>
      </w:del>
      <w:r>
        <w:t xml:space="preserve">in which </w:t>
      </w:r>
      <w:del w:id="1986" w:author="Author" w:date="2026-03-30T07:53:00Z" w16du:dateUtc="2026-03-30T05:53:00Z">
        <w:r>
          <w:delText>authors are no longer tied</w:delText>
        </w:r>
      </w:del>
      <w:ins w:id="1987" w:author="Author" w:date="2026-03-30T07:53:00Z" w16du:dateUtc="2026-03-30T05:53:00Z">
        <w:r>
          <w:t>the review process yields a ‘recommended’ preprint rather than a commitment</w:t>
        </w:r>
      </w:ins>
      <w:r>
        <w:t xml:space="preserve"> to a specific journal. </w:t>
      </w:r>
      <w:del w:id="1988" w:author="Author" w:date="2026-03-30T07:53:00Z" w16du:dateUtc="2026-03-30T05:53:00Z">
        <w:r>
          <w:rPr>
            <w:i/>
            <w:iCs/>
          </w:rPr>
          <w:delText>PCI Registered Reports</w:delText>
        </w:r>
        <w:r>
          <w:delText xml:space="preserve"> offers authors the regular process of Stage-1 and Stage-2 review (including in-principle acceptance after Stage 1), but the end result of a successful submission is simply a preprint with a so-called ‘recommendation’ from </w:delText>
        </w:r>
        <w:r>
          <w:rPr>
            <w:i/>
            <w:iCs/>
          </w:rPr>
          <w:delText>PCI</w:delText>
        </w:r>
        <w:r>
          <w:delText xml:space="preserve">. </w:delText>
        </w:r>
      </w:del>
      <w:r>
        <w:t xml:space="preserve">Authors </w:t>
      </w:r>
      <w:del w:id="1989" w:author="Author" w:date="2026-03-30T07:53:00Z" w16du:dateUtc="2026-03-30T05:53:00Z">
        <w:r>
          <w:delText>can subsequently</w:delText>
        </w:r>
      </w:del>
      <w:ins w:id="1990" w:author="Author" w:date="2026-03-30T07:53:00Z" w16du:dateUtc="2026-03-30T05:53:00Z">
        <w:r>
          <w:t>are then free to</w:t>
        </w:r>
      </w:ins>
      <w:r>
        <w:t xml:space="preserve"> publish </w:t>
      </w:r>
      <w:del w:id="1991" w:author="Author" w:date="2026-03-30T07:53:00Z" w16du:dateUtc="2026-03-30T05:53:00Z">
        <w:r>
          <w:delText xml:space="preserve">their manuscript </w:delText>
        </w:r>
      </w:del>
      <w:r>
        <w:t xml:space="preserve">in one of several </w:t>
      </w:r>
      <w:del w:id="1992" w:author="Author" w:date="2026-03-30T07:53:00Z" w16du:dateUtc="2026-03-30T05:53:00Z">
        <w:r>
          <w:delText xml:space="preserve">journals which </w:delText>
        </w:r>
      </w:del>
      <w:ins w:id="1993" w:author="Author" w:date="2026-03-30T07:53:00Z" w16du:dateUtc="2026-03-30T05:53:00Z">
        <w:r>
          <w:t>PCI-</w:t>
        </w:r>
      </w:ins>
      <w:r>
        <w:t xml:space="preserve">partnered </w:t>
      </w:r>
      <w:del w:id="1994" w:author="Author" w:date="2026-03-30T07:53:00Z" w16du:dateUtc="2026-03-30T05:53:00Z">
        <w:r>
          <w:delText xml:space="preserve">with </w:delText>
        </w:r>
        <w:r>
          <w:rPr>
            <w:i/>
            <w:iCs/>
          </w:rPr>
          <w:delText>PCI</w:delText>
        </w:r>
        <w:r>
          <w:delText xml:space="preserve"> and either rely on the </w:delText>
        </w:r>
        <w:r>
          <w:rPr>
            <w:i/>
            <w:iCs/>
          </w:rPr>
          <w:delText>PCI</w:delText>
        </w:r>
        <w:r>
          <w:delText xml:space="preserve"> review process alone </w:delText>
        </w:r>
      </w:del>
      <w:ins w:id="1995" w:author="Author" w:date="2026-03-30T07:53:00Z" w16du:dateUtc="2026-03-30T05:53:00Z">
        <w:r>
          <w:t xml:space="preserve">journals </w:t>
        </w:r>
      </w:ins>
      <w:r>
        <w:t xml:space="preserve">or </w:t>
      </w:r>
      <w:del w:id="1996" w:author="Author" w:date="2026-03-30T07:53:00Z" w16du:dateUtc="2026-03-30T05:53:00Z">
        <w:r>
          <w:delText xml:space="preserve">offer a streamlined review process for </w:delText>
        </w:r>
        <w:r>
          <w:rPr>
            <w:i/>
            <w:iCs/>
          </w:rPr>
          <w:delText>PCI</w:delText>
        </w:r>
        <w:r>
          <w:delText xml:space="preserve">-recommended preprints. Alternatively, authors are free to </w:delText>
        </w:r>
      </w:del>
      <w:r>
        <w:t xml:space="preserve">submit </w:t>
      </w:r>
      <w:ins w:id="1997" w:author="Author" w:date="2026-03-30T07:53:00Z" w16du:dateUtc="2026-03-30T05:53:00Z">
        <w:r>
          <w:t xml:space="preserve">their manuscript </w:t>
        </w:r>
      </w:ins>
      <w:r>
        <w:t>to any other journal</w:t>
      </w:r>
      <w:del w:id="1998" w:author="Author" w:date="2026-03-30T07:53:00Z" w16du:dateUtc="2026-03-30T05:53:00Z">
        <w:r>
          <w:delText xml:space="preserve"> as if their manuscript were a standard report. This innovation gives Registered-Reports authors significantly more freedom to capitalise on the results of their study because a submission to PCI Registered Reports does not preclude</w:delText>
        </w:r>
      </w:del>
      <w:ins w:id="1999" w:author="Author" w:date="2026-03-30T07:53:00Z" w16du:dateUtc="2026-03-30T05:53:00Z">
        <w:r>
          <w:t>, which retains</w:t>
        </w:r>
      </w:ins>
      <w:r>
        <w:t xml:space="preserve"> the chance of a high-</w:t>
      </w:r>
      <w:r>
        <w:lastRenderedPageBreak/>
        <w:t xml:space="preserve">impact publication. As of </w:t>
      </w:r>
      <w:del w:id="2000" w:author="Author" w:date="2026-03-30T07:53:00Z" w16du:dateUtc="2026-03-30T05:53:00Z">
        <w:r>
          <w:delText>August 2024, there are 35</w:delText>
        </w:r>
      </w:del>
      <w:ins w:id="2001" w:author="Author" w:date="2026-03-30T07:53:00Z" w16du:dateUtc="2026-03-30T05:53:00Z">
        <w:r>
          <w:t>March 2026, 41</w:t>
        </w:r>
      </w:ins>
      <w:r>
        <w:t xml:space="preserve"> journals </w:t>
      </w:r>
      <w:del w:id="2002" w:author="Author" w:date="2026-03-30T07:53:00Z" w16du:dateUtc="2026-03-30T05:53:00Z">
        <w:r>
          <w:delText xml:space="preserve">which </w:delText>
        </w:r>
      </w:del>
      <w:r>
        <w:t xml:space="preserve">accept </w:t>
      </w:r>
      <w:ins w:id="2003" w:author="Author" w:date="2026-03-30T07:53:00Z" w16du:dateUtc="2026-03-30T05:53:00Z">
        <w:r>
          <w:t xml:space="preserve">PCI-recommended </w:t>
        </w:r>
      </w:ins>
      <w:r>
        <w:t xml:space="preserve">Registered Reports </w:t>
      </w:r>
      <w:del w:id="2004" w:author="Author" w:date="2026-03-30T07:53:00Z" w16du:dateUtc="2026-03-30T05:53:00Z">
        <w:r>
          <w:delText xml:space="preserve">recommended by PCI </w:delText>
        </w:r>
      </w:del>
      <w:r>
        <w:t xml:space="preserve">without further review. With the growth of this list, and particularly the inclusion of more high-impact journals, the </w:t>
      </w:r>
      <w:r>
        <w:rPr>
          <w:rPrChange w:id="2005" w:author="Author" w:date="2026-03-30T07:53:00Z" w16du:dateUtc="2026-03-30T05:53:00Z">
            <w:rPr>
              <w:i/>
            </w:rPr>
          </w:rPrChange>
        </w:rPr>
        <w:t xml:space="preserve">PCI </w:t>
      </w:r>
      <w:del w:id="2006" w:author="Author" w:date="2026-03-30T07:53:00Z" w16du:dateUtc="2026-03-30T05:53:00Z">
        <w:r>
          <w:rPr>
            <w:i/>
            <w:iCs/>
          </w:rPr>
          <w:delText>Registered Reports</w:delText>
        </w:r>
        <w:r>
          <w:delText xml:space="preserve"> </w:delText>
        </w:r>
      </w:del>
      <w:r>
        <w:t xml:space="preserve">model has the potential to change the incentive structure of </w:t>
      </w:r>
      <w:del w:id="2007" w:author="Author" w:date="2026-03-30T07:53:00Z" w16du:dateUtc="2026-03-30T05:53:00Z">
        <w:r>
          <w:delText>Registered Reports</w:delText>
        </w:r>
      </w:del>
      <w:ins w:id="2008" w:author="Author" w:date="2026-03-30T07:53:00Z" w16du:dateUtc="2026-03-30T05:53:00Z">
        <w:r>
          <w:t>the format</w:t>
        </w:r>
      </w:ins>
      <w:r>
        <w:t xml:space="preserve"> in a profound way.</w:t>
      </w:r>
    </w:p>
    <w:p w14:paraId="0CD71886" w14:textId="77777777" w:rsidR="00167C5D" w:rsidRDefault="00000000">
      <w:pPr>
        <w:pStyle w:val="Heading2"/>
      </w:pPr>
      <w:bookmarkStart w:id="2009" w:name="limitations-and-future-directions"/>
      <w:bookmarkEnd w:id="1831"/>
      <w:bookmarkEnd w:id="1832"/>
      <w:bookmarkEnd w:id="1966"/>
      <w:r>
        <w:t>Limitations and future directions</w:t>
      </w:r>
    </w:p>
    <w:p w14:paraId="7879B962" w14:textId="77777777" w:rsidR="00251F6B" w:rsidRDefault="00000000">
      <w:pPr>
        <w:pStyle w:val="FirstParagraph"/>
        <w:rPr>
          <w:del w:id="2010" w:author="Author" w:date="2026-03-30T07:53:00Z" w16du:dateUtc="2026-03-30T05:53:00Z"/>
        </w:rPr>
      </w:pPr>
      <w:r>
        <w:t xml:space="preserve">By design, our model </w:t>
      </w:r>
      <w:del w:id="2011" w:author="Author" w:date="2026-03-30T07:53:00Z" w16du:dateUtc="2026-03-30T05:53:00Z">
        <w:r>
          <w:delText>is based on assumptions that simplify</w:delText>
        </w:r>
      </w:del>
      <w:ins w:id="2012" w:author="Author" w:date="2026-03-30T07:53:00Z" w16du:dateUtc="2026-03-30T05:53:00Z">
        <w:r>
          <w:t>simplifies</w:t>
        </w:r>
      </w:ins>
      <w:r>
        <w:t xml:space="preserve"> and </w:t>
      </w:r>
      <w:del w:id="2013" w:author="Author" w:date="2026-03-30T07:53:00Z" w16du:dateUtc="2026-03-30T05:53:00Z">
        <w:r>
          <w:delText>exaggerate</w:delText>
        </w:r>
      </w:del>
      <w:ins w:id="2014" w:author="Author" w:date="2026-03-30T07:53:00Z" w16du:dateUtc="2026-03-30T05:53:00Z">
        <w:r>
          <w:t>exaggerates</w:t>
        </w:r>
      </w:ins>
      <w:r>
        <w:t xml:space="preserve"> some aspects of real-world academia and </w:t>
      </w:r>
      <w:del w:id="2015" w:author="Author" w:date="2026-03-30T07:53:00Z" w16du:dateUtc="2026-03-30T05:53:00Z">
        <w:r>
          <w:delText>ignore</w:delText>
        </w:r>
      </w:del>
      <w:ins w:id="2016" w:author="Author" w:date="2026-03-30T07:53:00Z" w16du:dateUtc="2026-03-30T05:53:00Z">
        <w:r>
          <w:t>ignores</w:t>
        </w:r>
      </w:ins>
      <w:r>
        <w:t xml:space="preserve"> many others. </w:t>
      </w:r>
      <w:del w:id="2017" w:author="Author" w:date="2026-03-30T07:53:00Z" w16du:dateUtc="2026-03-30T05:53:00Z">
        <w:r>
          <w:delText xml:space="preserve"> </w:delText>
        </w:r>
      </w:del>
      <w:r>
        <w:t xml:space="preserve">First, we use an extreme, one-dimensional concept of publication bias: </w:t>
      </w:r>
      <w:del w:id="2018" w:author="Author" w:date="2026-03-30T07:53:00Z" w16du:dateUtc="2026-03-30T05:53:00Z">
        <w:r>
          <w:delText>All</w:delText>
        </w:r>
      </w:del>
      <w:ins w:id="2019" w:author="Author" w:date="2026-03-30T07:53:00Z" w16du:dateUtc="2026-03-30T05:53:00Z">
        <w:r>
          <w:t>all</w:t>
        </w:r>
      </w:ins>
      <w:r>
        <w:t xml:space="preserve"> positive results are published, all negative results remain unpublished, and results are determined only by the prior probability of the hypotheses. Real-world publication decisions </w:t>
      </w:r>
      <w:del w:id="2020" w:author="Author" w:date="2026-03-30T07:53:00Z" w16du:dateUtc="2026-03-30T05:53:00Z">
        <w:r>
          <w:delText xml:space="preserve">are </w:delText>
        </w:r>
      </w:del>
      <w:r>
        <w:t xml:space="preserve">of course </w:t>
      </w:r>
      <w:del w:id="2021" w:author="Author" w:date="2026-03-30T07:53:00Z" w16du:dateUtc="2026-03-30T05:53:00Z">
        <w:r>
          <w:delText>based</w:delText>
        </w:r>
      </w:del>
      <w:ins w:id="2022" w:author="Author" w:date="2026-03-30T07:53:00Z" w16du:dateUtc="2026-03-30T05:53:00Z">
        <w:r>
          <w:t>depend</w:t>
        </w:r>
      </w:ins>
      <w:r>
        <w:t xml:space="preserve"> on many other factors as well</w:t>
      </w:r>
      <w:del w:id="2023" w:author="Author" w:date="2026-03-30T07:53:00Z" w16du:dateUtc="2026-03-30T05:53:00Z">
        <w:r>
          <w:delText xml:space="preserve">, such as the relevance of the research question </w:delText>
        </w:r>
      </w:del>
      <w:ins w:id="2024" w:author="Author" w:date="2026-03-30T07:53:00Z" w16du:dateUtc="2026-03-30T05:53:00Z">
        <w:r>
          <w:t xml:space="preserve"> (</w:t>
        </w:r>
      </w:ins>
      <w:r>
        <w:t xml:space="preserve">and </w:t>
      </w:r>
      <w:del w:id="2025" w:author="Author" w:date="2026-03-30T07:53:00Z" w16du:dateUtc="2026-03-30T05:53:00Z">
        <w:r>
          <w:delText>the validity of the study design. And unlike in our model, tests of hypotheses with higher priors will</w:delText>
        </w:r>
      </w:del>
      <w:ins w:id="2026" w:author="Author" w:date="2026-03-30T07:53:00Z" w16du:dateUtc="2026-03-30T05:53:00Z">
        <w:r>
          <w:t>many</w:t>
        </w:r>
      </w:ins>
      <w:r>
        <w:t xml:space="preserve"> not always </w:t>
      </w:r>
      <w:del w:id="2027" w:author="Author" w:date="2026-03-30T07:53:00Z" w16du:dateUtc="2026-03-30T05:53:00Z">
        <w:r>
          <w:delText>be more publishable, for the simple reason that</w:delText>
        </w:r>
      </w:del>
      <w:ins w:id="2028" w:author="Author" w:date="2026-03-30T07:53:00Z" w16du:dateUtc="2026-03-30T05:53:00Z">
        <w:r>
          <w:t>favour</w:t>
        </w:r>
      </w:ins>
      <w:r>
        <w:t xml:space="preserve"> positive results</w:t>
      </w:r>
      <w:del w:id="2029" w:author="Author" w:date="2026-03-30T07:53:00Z" w16du:dateUtc="2026-03-30T05:53:00Z">
        <w:r>
          <w:delText xml:space="preserve"> of trivial (or previously tested) hypotheses are usually not highly valued (although it has been argued that  research in social psychology is sometimes based on hidden tautologies, Wallach &amp; Wallach, 1994).</w:delText>
        </w:r>
      </w:del>
    </w:p>
    <w:p w14:paraId="32D48540" w14:textId="77777777" w:rsidR="00167C5D" w:rsidRDefault="00000000">
      <w:pPr>
        <w:pStyle w:val="FirstParagraph"/>
        <w:pPrChange w:id="2030" w:author="Author" w:date="2026-03-30T07:53:00Z" w16du:dateUtc="2026-03-30T05:53:00Z">
          <w:pPr>
            <w:pStyle w:val="BodyText"/>
          </w:pPr>
        </w:pPrChange>
      </w:pPr>
      <w:ins w:id="2031" w:author="Author" w:date="2026-03-30T07:53:00Z" w16du:dateUtc="2026-03-30T05:53:00Z">
        <w:r>
          <w:t xml:space="preserve">). </w:t>
        </w:r>
      </w:ins>
      <w:r>
        <w:t xml:space="preserve">Another approach is to model publication bias as favouring results that shift prior beliefs (Gross &amp; Bergstrom, 2021). </w:t>
      </w:r>
      <w:del w:id="2032" w:author="Author" w:date="2026-03-30T07:53:00Z" w16du:dateUtc="2026-03-30T05:53:00Z">
        <w:r>
          <w:delText>Adapting the model presented here to capture this concept of bias could be an interesting future direction. However, the present version of the</w:delText>
        </w:r>
      </w:del>
      <w:ins w:id="2033" w:author="Author" w:date="2026-03-30T07:53:00Z" w16du:dateUtc="2026-03-30T05:53:00Z">
        <w:r>
          <w:t>Compared to this alternative, our</w:t>
        </w:r>
      </w:ins>
      <w:r>
        <w:t xml:space="preserve"> model allows a conservative interpretation in which the prior probability of hypotheses simply reflects authors’ predictions of the eventual publication value of different </w:t>
      </w:r>
      <w:r>
        <w:lastRenderedPageBreak/>
        <w:t>research questions. This interpretation is</w:t>
      </w:r>
      <w:del w:id="2034" w:author="Author" w:date="2026-03-30T07:53:00Z" w16du:dateUtc="2026-03-30T05:53:00Z">
        <w:r>
          <w:delText xml:space="preserve"> still</w:delText>
        </w:r>
      </w:del>
      <w:r>
        <w:t xml:space="preserve"> congruent with Registered Reports and standard reports differing in risk, because publication value depends more strongly on the study results in standard reports than in Registered Reports.</w:t>
      </w:r>
      <w:del w:id="2035" w:author="Author" w:date="2026-03-30T07:53:00Z" w16du:dateUtc="2026-03-30T05:53:00Z">
        <w:r>
          <w:delText xml:space="preserve"> </w:delText>
        </w:r>
      </w:del>
    </w:p>
    <w:p w14:paraId="1E08C769" w14:textId="77777777" w:rsidR="00167C5D" w:rsidRDefault="00000000">
      <w:pPr>
        <w:pStyle w:val="BodyText"/>
      </w:pPr>
      <w:r>
        <w:t xml:space="preserve">Second, we assume that authors have perfect knowledge of the probability that they will obtain positive (or publishable) results. </w:t>
      </w:r>
      <w:del w:id="2036" w:author="Author" w:date="2026-03-30T07:53:00Z" w16du:dateUtc="2026-03-30T05:53:00Z">
        <w:r>
          <w:delText xml:space="preserve"> </w:delText>
        </w:r>
      </w:del>
      <w:r>
        <w:t xml:space="preserve">The assumption that authors have </w:t>
      </w:r>
      <w:r>
        <w:rPr>
          <w:i/>
          <w:iCs/>
        </w:rPr>
        <w:t>some</w:t>
      </w:r>
      <w:r>
        <w:t xml:space="preserve"> prior knowledge of </w:t>
      </w:r>
      <w:del w:id="2037" w:author="Author" w:date="2026-03-30T07:53:00Z" w16du:dateUtc="2026-03-30T05:53:00Z">
        <w:r>
          <w:delText>the results they might obtain</w:delText>
        </w:r>
      </w:del>
      <w:ins w:id="2038" w:author="Author" w:date="2026-03-30T07:53:00Z" w16du:dateUtc="2026-03-30T05:53:00Z">
        <w:r>
          <w:t>likely study outcomes</w:t>
        </w:r>
      </w:ins>
      <w:r>
        <w:t xml:space="preserve"> is the starting point of our study, because </w:t>
      </w:r>
      <w:del w:id="2039" w:author="Author" w:date="2026-03-30T07:53:00Z" w16du:dateUtc="2026-03-30T05:53:00Z">
        <w:r>
          <w:delText>this would enable</w:delText>
        </w:r>
      </w:del>
      <w:ins w:id="2040" w:author="Author" w:date="2026-03-30T07:53:00Z" w16du:dateUtc="2026-03-30T05:53:00Z">
        <w:r>
          <w:t>it enables</w:t>
        </w:r>
      </w:ins>
      <w:r>
        <w:t xml:space="preserve"> strategic </w:t>
      </w:r>
      <w:del w:id="2041" w:author="Author" w:date="2026-03-30T07:53:00Z" w16du:dateUtc="2026-03-30T05:53:00Z">
        <w:r>
          <w:delText>decisions about when to (not) use Registered Reports.</w:delText>
        </w:r>
      </w:del>
      <w:ins w:id="2042" w:author="Author" w:date="2026-03-30T07:53:00Z" w16du:dateUtc="2026-03-30T05:53:00Z">
        <w:r>
          <w:t>publication behaviour.</w:t>
        </w:r>
      </w:ins>
      <w:r>
        <w:t xml:space="preserve"> As long as this assumption holds</w:t>
      </w:r>
      <w:del w:id="2043" w:author="Author" w:date="2026-03-30T07:53:00Z" w16du:dateUtc="2026-03-30T05:53:00Z">
        <w:r>
          <w:delText xml:space="preserve"> (i.e., authors are not completely ignorant),</w:delText>
        </w:r>
      </w:del>
      <w:ins w:id="2044" w:author="Author" w:date="2026-03-30T07:53:00Z" w16du:dateUtc="2026-03-30T05:53:00Z">
        <w:r>
          <w:t>,</w:t>
        </w:r>
      </w:ins>
      <w:r>
        <w:t xml:space="preserve"> adding noise and even bias to authors’ </w:t>
      </w:r>
      <w:del w:id="2045" w:author="Author" w:date="2026-03-30T07:53:00Z" w16du:dateUtc="2026-03-30T05:53:00Z">
        <w:r>
          <w:delText>prior beliefs</w:delText>
        </w:r>
      </w:del>
      <w:ins w:id="2046" w:author="Author" w:date="2026-03-30T07:53:00Z" w16du:dateUtc="2026-03-30T05:53:00Z">
        <w:r>
          <w:t>priors</w:t>
        </w:r>
      </w:ins>
      <w:r>
        <w:t xml:space="preserve"> would have a diluting effect</w:t>
      </w:r>
      <w:del w:id="2047" w:author="Author" w:date="2026-03-30T07:53:00Z" w16du:dateUtc="2026-03-30T05:53:00Z">
        <w:r>
          <w:delText xml:space="preserve"> on the simulation results</w:delText>
        </w:r>
      </w:del>
      <w:r>
        <w:t xml:space="preserve">, but should </w:t>
      </w:r>
      <w:del w:id="2048" w:author="Author" w:date="2026-03-30T07:53:00Z" w16du:dateUtc="2026-03-30T05:53:00Z">
        <w:r>
          <w:delText>not change</w:delText>
        </w:r>
      </w:del>
      <w:ins w:id="2049" w:author="Author" w:date="2026-03-30T07:53:00Z" w16du:dateUtc="2026-03-30T05:53:00Z">
        <w:r>
          <w:t>leave</w:t>
        </w:r>
      </w:ins>
      <w:r>
        <w:t xml:space="preserve"> the general pattern</w:t>
      </w:r>
      <w:del w:id="2050" w:author="Author" w:date="2026-03-30T07:53:00Z" w16du:dateUtc="2026-03-30T05:53:00Z">
        <w:r>
          <w:delText>.  Things may get more complicated, however, when considering</w:delText>
        </w:r>
      </w:del>
      <w:ins w:id="2051" w:author="Author" w:date="2026-03-30T07:53:00Z" w16du:dateUtc="2026-03-30T05:53:00Z">
        <w:r>
          <w:t xml:space="preserve"> simulation pattern intact. More interesting complications arise with</w:t>
        </w:r>
      </w:ins>
      <w:r>
        <w:t xml:space="preserve"> individual differences</w:t>
      </w:r>
      <w:del w:id="2052" w:author="Author" w:date="2026-03-30T07:53:00Z" w16du:dateUtc="2026-03-30T05:53:00Z">
        <w:r>
          <w:delText xml:space="preserve"> in  prediction accuracy or bias.</w:delText>
        </w:r>
      </w:del>
      <w:ins w:id="2053" w:author="Author" w:date="2026-03-30T07:53:00Z" w16du:dateUtc="2026-03-30T05:53:00Z">
        <w:r>
          <w:t>:</w:t>
        </w:r>
      </w:ins>
      <w:r>
        <w:t xml:space="preserve"> In our model, researchers who are better at predicting </w:t>
      </w:r>
      <w:del w:id="2054" w:author="Author" w:date="2026-03-30T07:53:00Z" w16du:dateUtc="2026-03-30T05:53:00Z">
        <w:r>
          <w:delText xml:space="preserve">the results (or </w:delText>
        </w:r>
      </w:del>
      <w:r>
        <w:t>publishability</w:t>
      </w:r>
      <w:del w:id="2055" w:author="Author" w:date="2026-03-30T07:53:00Z" w16du:dateUtc="2026-03-30T05:53:00Z">
        <w:r>
          <w:delText>) of their studies</w:delText>
        </w:r>
      </w:del>
      <w:r>
        <w:t xml:space="preserve"> would outperform </w:t>
      </w:r>
      <w:del w:id="2056" w:author="Author" w:date="2026-03-30T07:53:00Z" w16du:dateUtc="2026-03-30T05:53:00Z">
        <w:r>
          <w:delText>researchers whose predictions are more noisy or biased.</w:delText>
        </w:r>
      </w:del>
      <w:ins w:id="2057" w:author="Author" w:date="2026-03-30T07:53:00Z" w16du:dateUtc="2026-03-30T05:53:00Z">
        <w:r>
          <w:t>their peers.</w:t>
        </w:r>
      </w:ins>
      <w:r>
        <w:t xml:space="preserve"> In reality</w:t>
      </w:r>
      <w:ins w:id="2058" w:author="Author" w:date="2026-03-30T07:53:00Z" w16du:dateUtc="2026-03-30T05:53:00Z">
        <w:r>
          <w:t>, though</w:t>
        </w:r>
      </w:ins>
      <w:r>
        <w:t xml:space="preserve">, certain biases may actually be beneficial, for example if overconfident individuals are also better at convincing editors and reviewers of the value of their </w:t>
      </w:r>
      <w:del w:id="2059" w:author="Author" w:date="2026-03-30T07:53:00Z" w16du:dateUtc="2026-03-30T05:53:00Z">
        <w:r>
          <w:delText>studies</w:delText>
        </w:r>
      </w:del>
      <w:ins w:id="2060" w:author="Author" w:date="2026-03-30T07:53:00Z" w16du:dateUtc="2026-03-30T05:53:00Z">
        <w:r>
          <w:t>work</w:t>
        </w:r>
      </w:ins>
      <w:r>
        <w:t>.</w:t>
      </w:r>
    </w:p>
    <w:p w14:paraId="51D6D4D8" w14:textId="77777777" w:rsidR="00167C5D" w:rsidRDefault="00000000">
      <w:pPr>
        <w:pStyle w:val="BodyText"/>
      </w:pPr>
      <w:del w:id="2061" w:author="Author" w:date="2026-03-30T07:53:00Z" w16du:dateUtc="2026-03-30T05:53:00Z">
        <w:r>
          <w:delText>A third, related limitation is that although</w:delText>
        </w:r>
      </w:del>
      <w:ins w:id="2062" w:author="Author" w:date="2026-03-30T07:53:00Z" w16du:dateUtc="2026-03-30T05:53:00Z">
        <w:r>
          <w:t>Third,</w:t>
        </w:r>
      </w:ins>
      <w:r>
        <w:t xml:space="preserve"> researchers in the model </w:t>
      </w:r>
      <w:del w:id="2063" w:author="Author" w:date="2026-03-30T07:53:00Z" w16du:dateUtc="2026-03-30T05:53:00Z">
        <w:r>
          <w:delText xml:space="preserve">know the prior of their hypotheses, they have no control over  </w:delText>
        </w:r>
      </w:del>
      <w:ins w:id="2064" w:author="Author" w:date="2026-03-30T07:53:00Z" w16du:dateUtc="2026-03-30T05:53:00Z">
        <w:r>
          <w:t xml:space="preserve">cannot choose </w:t>
        </w:r>
      </w:ins>
      <w:r>
        <w:t xml:space="preserve">which hypotheses </w:t>
      </w:r>
      <w:del w:id="2065" w:author="Author" w:date="2026-03-30T07:53:00Z" w16du:dateUtc="2026-03-30T05:53:00Z">
        <w:r>
          <w:delText>they</w:delText>
        </w:r>
      </w:del>
      <w:ins w:id="2066" w:author="Author" w:date="2026-03-30T07:53:00Z" w16du:dateUtc="2026-03-30T05:53:00Z">
        <w:r>
          <w:t>to</w:t>
        </w:r>
      </w:ins>
      <w:r>
        <w:t xml:space="preserve"> test</w:t>
      </w:r>
      <w:del w:id="2067" w:author="Author" w:date="2026-03-30T07:53:00Z" w16du:dateUtc="2026-03-30T05:53:00Z">
        <w:r>
          <w:delText xml:space="preserve"> (hypotheses are randomly allocated).   Of course</w:delText>
        </w:r>
      </w:del>
      <w:ins w:id="2068" w:author="Author" w:date="2026-03-30T07:53:00Z" w16du:dateUtc="2026-03-30T05:53:00Z">
        <w:r>
          <w:t>, whereas</w:t>
        </w:r>
      </w:ins>
      <w:r>
        <w:t xml:space="preserve"> real researchers </w:t>
      </w:r>
      <w:del w:id="2069" w:author="Author" w:date="2026-03-30T07:53:00Z" w16du:dateUtc="2026-03-30T05:53:00Z">
        <w:r>
          <w:delText>can</w:delText>
        </w:r>
      </w:del>
      <w:ins w:id="2070" w:author="Author" w:date="2026-03-30T07:53:00Z" w16du:dateUtc="2026-03-30T05:53:00Z">
        <w:r>
          <w:t>routinely</w:t>
        </w:r>
      </w:ins>
      <w:r>
        <w:t xml:space="preserve"> choose their own research questions</w:t>
      </w:r>
      <w:del w:id="2071" w:author="Author" w:date="2026-03-30T07:53:00Z" w16du:dateUtc="2026-03-30T05:53:00Z">
        <w:r>
          <w:delText>, and this freedom may influence their publication strategies. In particular, researchers</w:delText>
        </w:r>
      </w:del>
      <w:ins w:id="2072" w:author="Author" w:date="2026-03-30T07:53:00Z" w16du:dateUtc="2026-03-30T05:53:00Z">
        <w:r>
          <w:t>. Researchers</w:t>
        </w:r>
      </w:ins>
      <w:r>
        <w:t xml:space="preserve"> who are </w:t>
      </w:r>
      <w:del w:id="2073" w:author="Author" w:date="2026-03-30T07:53:00Z" w16du:dateUtc="2026-03-30T05:53:00Z">
        <w:r>
          <w:delText>better</w:delText>
        </w:r>
      </w:del>
      <w:ins w:id="2074" w:author="Author" w:date="2026-03-30T07:53:00Z" w16du:dateUtc="2026-03-30T05:53:00Z">
        <w:r>
          <w:t>skilled</w:t>
        </w:r>
      </w:ins>
      <w:r>
        <w:t xml:space="preserve"> at </w:t>
      </w:r>
      <w:del w:id="2075" w:author="Author" w:date="2026-03-30T07:53:00Z" w16du:dateUtc="2026-03-30T05:53:00Z">
        <w:r>
          <w:delText>choosing research questions</w:delText>
        </w:r>
      </w:del>
      <w:ins w:id="2076" w:author="Author" w:date="2026-03-30T07:53:00Z" w16du:dateUtc="2026-03-30T05:53:00Z">
        <w:r>
          <w:t>identifying hypotheses</w:t>
        </w:r>
      </w:ins>
      <w:r>
        <w:t xml:space="preserve"> that are </w:t>
      </w:r>
      <w:ins w:id="2077" w:author="Author" w:date="2026-03-30T07:53:00Z" w16du:dateUtc="2026-03-30T05:53:00Z">
        <w:r>
          <w:t xml:space="preserve">more </w:t>
        </w:r>
      </w:ins>
      <w:r>
        <w:t xml:space="preserve">likely to </w:t>
      </w:r>
      <w:del w:id="2078" w:author="Author" w:date="2026-03-30T07:53:00Z" w16du:dateUtc="2026-03-30T05:53:00Z">
        <w:r>
          <w:delText>result in</w:delText>
        </w:r>
      </w:del>
      <w:ins w:id="2079" w:author="Author" w:date="2026-03-30T07:53:00Z" w16du:dateUtc="2026-03-30T05:53:00Z">
        <w:r>
          <w:t>yield</w:t>
        </w:r>
      </w:ins>
      <w:r>
        <w:t xml:space="preserve"> high-impact publications </w:t>
      </w:r>
      <w:del w:id="2080" w:author="Author" w:date="2026-03-30T07:53:00Z" w16du:dateUtc="2026-03-30T05:53:00Z">
        <w:r>
          <w:delText xml:space="preserve">(through talent or experience) </w:delText>
        </w:r>
      </w:del>
      <w:r>
        <w:t xml:space="preserve">may find Registered Reports less attractive. This </w:t>
      </w:r>
      <w:del w:id="2081" w:author="Author" w:date="2026-03-30T07:53:00Z" w16du:dateUtc="2026-03-30T05:53:00Z">
        <w:r>
          <w:delText>is</w:delText>
        </w:r>
      </w:del>
      <w:ins w:id="2082" w:author="Author" w:date="2026-03-30T07:53:00Z" w16du:dateUtc="2026-03-30T05:53:00Z">
        <w:r>
          <w:t>would be</w:t>
        </w:r>
      </w:ins>
      <w:r>
        <w:t xml:space="preserve"> an </w:t>
      </w:r>
      <w:r>
        <w:lastRenderedPageBreak/>
        <w:t>example of ability-based risk taking: Individuals with traits or abilities that increase their expected payoff from a risky option</w:t>
      </w:r>
      <w:del w:id="2083" w:author="Author" w:date="2026-03-30T07:53:00Z" w16du:dateUtc="2026-03-30T05:53:00Z">
        <w:r>
          <w:rPr>
            <w:rStyle w:val="FootnoteReference"/>
          </w:rPr>
          <w:footnoteReference w:id="15"/>
        </w:r>
      </w:del>
      <w:r>
        <w:t xml:space="preserve"> should be more risk-prone (Barclay, Mishra, &amp; Sparks, 2018). A more </w:t>
      </w:r>
      <w:del w:id="2085" w:author="Author" w:date="2026-03-30T07:53:00Z" w16du:dateUtc="2026-03-30T05:53:00Z">
        <w:r>
          <w:delText>nefarious</w:delText>
        </w:r>
      </w:del>
      <w:ins w:id="2086" w:author="Author" w:date="2026-03-30T07:53:00Z" w16du:dateUtc="2026-03-30T05:53:00Z">
        <w:r>
          <w:t>concerning</w:t>
        </w:r>
      </w:ins>
      <w:r>
        <w:t xml:space="preserve"> version of this idea is that Registered Reports may be relatively unpopular among researchers </w:t>
      </w:r>
      <w:del w:id="2087" w:author="Author" w:date="2026-03-30T07:53:00Z" w16du:dateUtc="2026-03-30T05:53:00Z">
        <w:r>
          <w:delText xml:space="preserve">who are more </w:delText>
        </w:r>
      </w:del>
      <w:r>
        <w:t xml:space="preserve">inclined to </w:t>
      </w:r>
      <w:del w:id="2088" w:author="Author" w:date="2026-03-30T07:53:00Z" w16du:dateUtc="2026-03-30T05:53:00Z">
        <w:r>
          <w:delText>using</w:delText>
        </w:r>
      </w:del>
      <w:ins w:id="2089" w:author="Author" w:date="2026-03-30T07:53:00Z" w16du:dateUtc="2026-03-30T05:53:00Z">
        <w:r>
          <w:t>use</w:t>
        </w:r>
      </w:ins>
      <w:r>
        <w:t xml:space="preserve"> questionable research practices (or even fraud</w:t>
      </w:r>
      <w:del w:id="2090" w:author="Author" w:date="2026-03-30T07:53:00Z" w16du:dateUtc="2026-03-30T05:53:00Z">
        <w:r>
          <w:delText>) to obtain publishable or impactful results.</w:delText>
        </w:r>
      </w:del>
      <w:ins w:id="2091" w:author="Author" w:date="2026-03-30T07:53:00Z" w16du:dateUtc="2026-03-30T05:53:00Z">
        <w:r>
          <w:t>).</w:t>
        </w:r>
      </w:ins>
    </w:p>
    <w:p w14:paraId="39B04A2C" w14:textId="77777777" w:rsidR="00167C5D" w:rsidRDefault="00000000">
      <w:pPr>
        <w:pStyle w:val="BodyText"/>
      </w:pPr>
      <w:r>
        <w:t xml:space="preserve">Fourth, we </w:t>
      </w:r>
      <w:del w:id="2092" w:author="Author" w:date="2026-03-30T07:53:00Z" w16du:dateUtc="2026-03-30T05:53:00Z">
        <w:r>
          <w:delText>make the simplifying assumption</w:delText>
        </w:r>
      </w:del>
      <w:ins w:id="2093" w:author="Author" w:date="2026-03-30T07:53:00Z" w16du:dateUtc="2026-03-30T05:53:00Z">
        <w:r>
          <w:t>assume</w:t>
        </w:r>
      </w:ins>
      <w:r>
        <w:t xml:space="preserve"> that researchers work alone</w:t>
      </w:r>
      <w:del w:id="2094" w:author="Author" w:date="2026-03-30T07:53:00Z" w16du:dateUtc="2026-03-30T05:53:00Z">
        <w:r>
          <w:delText>. Of course this is not true in</w:delText>
        </w:r>
      </w:del>
      <w:ins w:id="2095" w:author="Author" w:date="2026-03-30T07:53:00Z" w16du:dateUtc="2026-03-30T05:53:00Z">
        <w:r>
          <w:t>, whereas</w:t>
        </w:r>
      </w:ins>
      <w:r>
        <w:t xml:space="preserve"> most </w:t>
      </w:r>
      <w:del w:id="2096" w:author="Author" w:date="2026-03-30T07:53:00Z" w16du:dateUtc="2026-03-30T05:53:00Z">
        <w:r>
          <w:delText>scientific disciplines, where team work is the default and most publications have more than one author. As a consequence,</w:delText>
        </w:r>
      </w:del>
      <w:ins w:id="2097" w:author="Author" w:date="2026-03-30T07:53:00Z" w16du:dateUtc="2026-03-30T05:53:00Z">
        <w:r>
          <w:t>real-world</w:t>
        </w:r>
      </w:ins>
      <w:r>
        <w:t xml:space="preserve"> publication decisions are </w:t>
      </w:r>
      <w:del w:id="2098" w:author="Author" w:date="2026-03-30T07:53:00Z" w16du:dateUtc="2026-03-30T05:53:00Z">
        <w:r>
          <w:delText xml:space="preserve">usually </w:delText>
        </w:r>
      </w:del>
      <w:r>
        <w:t xml:space="preserve">made </w:t>
      </w:r>
      <w:del w:id="2099" w:author="Author" w:date="2026-03-30T07:53:00Z" w16du:dateUtc="2026-03-30T05:53:00Z">
        <w:r>
          <w:delText xml:space="preserve">jointly </w:delText>
        </w:r>
      </w:del>
      <w:r>
        <w:t xml:space="preserve">by </w:t>
      </w:r>
      <w:ins w:id="2100" w:author="Author" w:date="2026-03-30T07:53:00Z" w16du:dateUtc="2026-03-30T05:53:00Z">
        <w:r>
          <w:t xml:space="preserve">teams of </w:t>
        </w:r>
      </w:ins>
      <w:r>
        <w:t xml:space="preserve">researchers </w:t>
      </w:r>
      <w:del w:id="2101" w:author="Author" w:date="2026-03-30T07:53:00Z" w16du:dateUtc="2026-03-30T05:53:00Z">
        <w:r>
          <w:delText>who may have</w:delText>
        </w:r>
      </w:del>
      <w:ins w:id="2102" w:author="Author" w:date="2026-03-30T07:53:00Z" w16du:dateUtc="2026-03-30T05:53:00Z">
        <w:r>
          <w:t>with</w:t>
        </w:r>
      </w:ins>
      <w:r>
        <w:t xml:space="preserve"> different career-related needs. </w:t>
      </w:r>
      <w:del w:id="2103" w:author="Author" w:date="2026-03-30T07:53:00Z" w16du:dateUtc="2026-03-30T05:53:00Z">
        <w:r>
          <w:delText xml:space="preserve"> </w:delText>
        </w:r>
      </w:del>
      <w:r>
        <w:t xml:space="preserve">For example, senior researchers may </w:t>
      </w:r>
      <w:del w:id="2104" w:author="Author" w:date="2026-03-30T07:53:00Z" w16du:dateUtc="2026-03-30T05:53:00Z">
        <w:r>
          <w:delText xml:space="preserve">often </w:delText>
        </w:r>
      </w:del>
      <w:r>
        <w:t xml:space="preserve">take </w:t>
      </w:r>
      <w:del w:id="2105" w:author="Author" w:date="2026-03-30T07:53:00Z" w16du:dateUtc="2026-03-30T05:53:00Z">
        <w:r>
          <w:delText xml:space="preserve">the needs of </w:delText>
        </w:r>
      </w:del>
      <w:r>
        <w:t xml:space="preserve">their PhD </w:t>
      </w:r>
      <w:del w:id="2106" w:author="Author" w:date="2026-03-30T07:53:00Z" w16du:dateUtc="2026-03-30T05:53:00Z">
        <w:r>
          <w:delText xml:space="preserve">students </w:delText>
        </w:r>
      </w:del>
      <w:ins w:id="2107" w:author="Author" w:date="2026-03-30T07:53:00Z" w16du:dateUtc="2026-03-30T05:53:00Z">
        <w:r>
          <w:t xml:space="preserve">students’ needs </w:t>
        </w:r>
      </w:ins>
      <w:r>
        <w:t xml:space="preserve">into account, </w:t>
      </w:r>
      <w:del w:id="2108" w:author="Author" w:date="2026-03-30T07:53:00Z" w16du:dateUtc="2026-03-30T05:53:00Z">
        <w:r>
          <w:delText>which could lead them to behave</w:delText>
        </w:r>
      </w:del>
      <w:ins w:id="2109" w:author="Author" w:date="2026-03-30T07:53:00Z" w16du:dateUtc="2026-03-30T05:53:00Z">
        <w:r>
          <w:t>effectively behaving</w:t>
        </w:r>
      </w:ins>
      <w:r>
        <w:t xml:space="preserve"> more in line with a convex fitness function</w:t>
      </w:r>
      <w:del w:id="2110" w:author="Author" w:date="2026-03-30T07:53:00Z" w16du:dateUtc="2026-03-30T05:53:00Z">
        <w:r>
          <w:delText xml:space="preserve"> (increasing returns). This does not invalidate our results, but it means that real</w:delText>
        </w:r>
      </w:del>
      <w:ins w:id="2111" w:author="Author" w:date="2026-03-30T07:53:00Z" w16du:dateUtc="2026-03-30T05:53:00Z">
        <w:r>
          <w:t>. Real</w:t>
        </w:r>
      </w:ins>
      <w:r>
        <w:t xml:space="preserve">-world </w:t>
      </w:r>
      <w:del w:id="2112" w:author="Author" w:date="2026-03-30T07:53:00Z" w16du:dateUtc="2026-03-30T05:53:00Z">
        <w:r>
          <w:delText xml:space="preserve">publication </w:delText>
        </w:r>
      </w:del>
      <w:r>
        <w:t xml:space="preserve">strategies can </w:t>
      </w:r>
      <w:ins w:id="2113" w:author="Author" w:date="2026-03-30T07:53:00Z" w16du:dateUtc="2026-03-30T05:53:00Z">
        <w:r>
          <w:t xml:space="preserve">thus </w:t>
        </w:r>
      </w:ins>
      <w:r>
        <w:t xml:space="preserve">be mixtures of the individual strategies </w:t>
      </w:r>
      <w:del w:id="2114" w:author="Author" w:date="2026-03-30T07:53:00Z" w16du:dateUtc="2026-03-30T05:53:00Z">
        <w:r>
          <w:delText>represented by</w:delText>
        </w:r>
      </w:del>
      <w:ins w:id="2115" w:author="Author" w:date="2026-03-30T07:53:00Z" w16du:dateUtc="2026-03-30T05:53:00Z">
        <w:r>
          <w:t>in</w:t>
        </w:r>
      </w:ins>
      <w:r>
        <w:t xml:space="preserve"> our model. </w:t>
      </w:r>
      <w:del w:id="2116" w:author="Author" w:date="2026-03-30T07:53:00Z" w16du:dateUtc="2026-03-30T05:53:00Z">
        <w:r>
          <w:delText>An interesting</w:delText>
        </w:r>
      </w:del>
      <w:ins w:id="2117" w:author="Author" w:date="2026-03-30T07:53:00Z" w16du:dateUtc="2026-03-30T05:53:00Z">
        <w:r>
          <w:t>A</w:t>
        </w:r>
      </w:ins>
      <w:r>
        <w:t xml:space="preserve"> related consideration is that researchers may </w:t>
      </w:r>
      <w:del w:id="2118" w:author="Author" w:date="2026-03-30T07:53:00Z" w16du:dateUtc="2026-03-30T05:53:00Z">
        <w:r>
          <w:delText xml:space="preserve">be able to </w:delText>
        </w:r>
      </w:del>
      <w:r>
        <w:t xml:space="preserve">compensate for low empirical pace by forming larger teams, </w:t>
      </w:r>
      <w:del w:id="2119" w:author="Author" w:date="2026-03-30T07:53:00Z" w16du:dateUtc="2026-03-30T05:53:00Z">
        <w:r>
          <w:delText xml:space="preserve">essentially </w:delText>
        </w:r>
      </w:del>
      <w:r>
        <w:t xml:space="preserve">sharing </w:t>
      </w:r>
      <w:del w:id="2120" w:author="Author" w:date="2026-03-30T07:53:00Z" w16du:dateUtc="2026-03-30T05:53:00Z">
        <w:r>
          <w:delText xml:space="preserve">the </w:delText>
        </w:r>
      </w:del>
      <w:r>
        <w:t xml:space="preserve">payoffs from a limited number of </w:t>
      </w:r>
      <w:del w:id="2121" w:author="Author" w:date="2026-03-30T07:53:00Z" w16du:dateUtc="2026-03-30T05:53:00Z">
        <w:r>
          <w:delText xml:space="preserve">research </w:delText>
        </w:r>
      </w:del>
      <w:r>
        <w:t>projects</w:t>
      </w:r>
      <w:del w:id="2122" w:author="Author" w:date="2026-03-30T07:53:00Z" w16du:dateUtc="2026-03-30T05:53:00Z">
        <w:r>
          <w:delText xml:space="preserve"> with more colleagues.</w:delText>
        </w:r>
      </w:del>
      <w:ins w:id="2123" w:author="Author" w:date="2026-03-30T07:53:00Z" w16du:dateUtc="2026-03-30T05:53:00Z">
        <w:r>
          <w:t>.</w:t>
        </w:r>
      </w:ins>
      <w:r>
        <w:t xml:space="preserve"> Such </w:t>
      </w:r>
      <w:del w:id="2124" w:author="Author" w:date="2026-03-30T07:53:00Z" w16du:dateUtc="2026-03-30T05:53:00Z">
        <w:r>
          <w:delText>an effect</w:delText>
        </w:r>
      </w:del>
      <w:ins w:id="2125" w:author="Author" w:date="2026-03-30T07:53:00Z" w16du:dateUtc="2026-03-30T05:53:00Z">
        <w:r>
          <w:t>behaviour</w:t>
        </w:r>
      </w:ins>
      <w:r>
        <w:t xml:space="preserve"> could cause </w:t>
      </w:r>
      <w:del w:id="2126" w:author="Author" w:date="2026-03-30T07:53:00Z" w16du:dateUtc="2026-03-30T05:53:00Z">
        <w:r>
          <w:delText xml:space="preserve">publication </w:delText>
        </w:r>
      </w:del>
      <w:r>
        <w:t xml:space="preserve">strategies in fields with </w:t>
      </w:r>
      <w:del w:id="2127" w:author="Author" w:date="2026-03-30T07:53:00Z" w16du:dateUtc="2026-03-30T05:53:00Z">
        <w:r>
          <w:delText xml:space="preserve">very </w:delText>
        </w:r>
      </w:del>
      <w:r>
        <w:t xml:space="preserve">slow </w:t>
      </w:r>
      <w:del w:id="2128" w:author="Author" w:date="2026-03-30T07:53:00Z" w16du:dateUtc="2026-03-30T05:53:00Z">
        <w:r>
          <w:delText>and/</w:delText>
        </w:r>
      </w:del>
      <w:r>
        <w:t>or costly data collection to resemble those expected under higher empirical pace.</w:t>
      </w:r>
    </w:p>
    <w:p w14:paraId="3B1A3C72" w14:textId="77777777" w:rsidR="00167C5D" w:rsidRDefault="00000000">
      <w:pPr>
        <w:pStyle w:val="BodyText"/>
        <w:rPr>
          <w:ins w:id="2129" w:author="Author" w:date="2026-03-30T07:53:00Z" w16du:dateUtc="2026-03-30T05:53:00Z"/>
        </w:rPr>
      </w:pPr>
      <w:r>
        <w:t xml:space="preserve">Finally, our model ignores </w:t>
      </w:r>
      <w:del w:id="2130" w:author="Author" w:date="2026-03-30T07:53:00Z" w16du:dateUtc="2026-03-30T05:53:00Z">
        <w:r>
          <w:delText xml:space="preserve">the factor time. A common reservation towards Registered Reports is the concern that they take longer to publish because authors must wait for the outcome </w:delText>
        </w:r>
        <w:r>
          <w:lastRenderedPageBreak/>
          <w:delText xml:space="preserve">of the Stage-1 review process before starting the data collection. Standard reports, on the other hand, may occasionally have even longer </w:delText>
        </w:r>
      </w:del>
      <w:r>
        <w:t>publication delays</w:t>
      </w:r>
      <w:del w:id="2131" w:author="Author" w:date="2026-03-30T07:53:00Z" w16du:dateUtc="2026-03-30T05:53:00Z">
        <w:r>
          <w:delText xml:space="preserve">, for example when they are rejected at several journals or when reviewers demand additional studies to be run. It is thus plausible that the formats differ in mean and/or variance of publication delays, and such differences could affect researchers’ behaviour.  </w:delText>
        </w:r>
      </w:del>
      <w:ins w:id="2132" w:author="Author" w:date="2026-03-30T07:53:00Z" w16du:dateUtc="2026-03-30T05:53:00Z">
        <w:r>
          <w:t>.</w:t>
        </w:r>
      </w:ins>
      <w:r>
        <w:t xml:space="preserve"> Because humans </w:t>
      </w:r>
      <w:del w:id="2133" w:author="Author" w:date="2026-03-30T07:53:00Z" w16du:dateUtc="2026-03-30T05:53:00Z">
        <w:r>
          <w:delText xml:space="preserve">tend to </w:delText>
        </w:r>
      </w:del>
      <w:r>
        <w:t xml:space="preserve">discount delayed rewards (Odum et al., 2020), researchers who </w:t>
      </w:r>
      <w:del w:id="2134" w:author="Author" w:date="2026-03-30T07:53:00Z" w16du:dateUtc="2026-03-30T05:53:00Z">
        <w:r>
          <w:delText>believe</w:delText>
        </w:r>
      </w:del>
      <w:ins w:id="2135" w:author="Author" w:date="2026-03-30T07:53:00Z" w16du:dateUtc="2026-03-30T05:53:00Z">
        <w:r>
          <w:t>perceive</w:t>
        </w:r>
      </w:ins>
      <w:r>
        <w:t xml:space="preserve"> the standard </w:t>
      </w:r>
      <w:del w:id="2136" w:author="Author" w:date="2026-03-30T07:53:00Z" w16du:dateUtc="2026-03-30T05:53:00Z">
        <w:r>
          <w:delText xml:space="preserve">publication </w:delText>
        </w:r>
      </w:del>
      <w:r>
        <w:t xml:space="preserve">route </w:t>
      </w:r>
      <w:del w:id="2137" w:author="Author" w:date="2026-03-30T07:53:00Z" w16du:dateUtc="2026-03-30T05:53:00Z">
        <w:r>
          <w:delText>to be</w:delText>
        </w:r>
      </w:del>
      <w:ins w:id="2138" w:author="Author" w:date="2026-03-30T07:53:00Z" w16du:dateUtc="2026-03-30T05:53:00Z">
        <w:r>
          <w:t>as</w:t>
        </w:r>
      </w:ins>
      <w:r>
        <w:t xml:space="preserve"> faster may </w:t>
      </w:r>
      <w:del w:id="2139" w:author="Author" w:date="2026-03-30T07:53:00Z" w16du:dateUtc="2026-03-30T05:53:00Z">
        <w:r>
          <w:delText>have</w:delText>
        </w:r>
      </w:del>
      <w:ins w:id="2140" w:author="Author" w:date="2026-03-30T07:53:00Z" w16du:dateUtc="2026-03-30T05:53:00Z">
        <w:r>
          <w:t>show</w:t>
        </w:r>
      </w:ins>
      <w:r>
        <w:t xml:space="preserve"> a stronger preference for it than </w:t>
      </w:r>
      <w:del w:id="2141" w:author="Author" w:date="2026-03-30T07:53:00Z" w16du:dateUtc="2026-03-30T05:53:00Z">
        <w:r>
          <w:delText>predicted by</w:delText>
        </w:r>
      </w:del>
      <w:ins w:id="2142" w:author="Author" w:date="2026-03-30T07:53:00Z" w16du:dateUtc="2026-03-30T05:53:00Z">
        <w:r>
          <w:t>our model predicts.</w:t>
        </w:r>
      </w:ins>
    </w:p>
    <w:p w14:paraId="788DBFAC" w14:textId="77777777" w:rsidR="00167C5D" w:rsidRDefault="00000000">
      <w:pPr>
        <w:pStyle w:val="BodyText"/>
      </w:pPr>
      <w:ins w:id="2143" w:author="Author" w:date="2026-03-30T07:53:00Z" w16du:dateUtc="2026-03-30T05:53:00Z">
        <w:r>
          <w:t>Finally,</w:t>
        </w:r>
      </w:ins>
      <w:r>
        <w:t xml:space="preserve"> our model</w:t>
      </w:r>
      <w:del w:id="2144" w:author="Author" w:date="2026-03-30T07:53:00Z" w16du:dateUtc="2026-03-30T05:53:00Z">
        <w:r>
          <w:delText xml:space="preserve">. To further investigate this possibility, data on the </w:delText>
        </w:r>
      </w:del>
      <w:ins w:id="2145" w:author="Author" w:date="2026-03-30T07:53:00Z" w16du:dateUtc="2026-03-30T05:53:00Z">
        <w:r>
          <w:t xml:space="preserve"> ignores publication delays. A common concern is that Registered Reports take longer to publish because authors must await Stage-1 review before collecting data. Standard reports, on the other hand, may have greater delay variance because delays through rejection at multiple journals or reviewer demands for additional studies may create a longer </w:t>
        </w:r>
      </w:ins>
      <w:r>
        <w:t xml:space="preserve">distribution </w:t>
      </w:r>
      <w:del w:id="2146" w:author="Author" w:date="2026-03-30T07:53:00Z" w16du:dateUtc="2026-03-30T05:53:00Z">
        <w:r>
          <w:delText xml:space="preserve">of publication delays (from the beginning of a research project until publication) of Registered Reports and </w:delText>
        </w:r>
      </w:del>
      <w:ins w:id="2147" w:author="Author" w:date="2026-03-30T07:53:00Z" w16du:dateUtc="2026-03-30T05:53:00Z">
        <w:r>
          <w:t xml:space="preserve">tail. Formats differences in delay mean or variance could affect researchers’ behaviour, in particular because humans discount delayed rewards (Odum et al., 2020). Researchers who perceive the </w:t>
        </w:r>
      </w:ins>
      <w:r>
        <w:t xml:space="preserve">standard </w:t>
      </w:r>
      <w:del w:id="2148" w:author="Author" w:date="2026-03-30T07:53:00Z" w16du:dateUtc="2026-03-30T05:53:00Z">
        <w:r>
          <w:delText>reports, as well</w:delText>
        </w:r>
      </w:del>
      <w:ins w:id="2149" w:author="Author" w:date="2026-03-30T07:53:00Z" w16du:dateUtc="2026-03-30T05:53:00Z">
        <w:r>
          <w:t>route</w:t>
        </w:r>
      </w:ins>
      <w:r>
        <w:t xml:space="preserve"> as </w:t>
      </w:r>
      <w:ins w:id="2150" w:author="Author" w:date="2026-03-30T07:53:00Z" w16du:dateUtc="2026-03-30T05:53:00Z">
        <w:r>
          <w:t xml:space="preserve">faster may prefer it more strongly than our model predicts. Data on the actual distribution of publication delays for both formats, and </w:t>
        </w:r>
      </w:ins>
      <w:r>
        <w:t xml:space="preserve">on researchers’ beliefs </w:t>
      </w:r>
      <w:del w:id="2151" w:author="Author" w:date="2026-03-30T07:53:00Z" w16du:dateUtc="2026-03-30T05:53:00Z">
        <w:r>
          <w:delText>regarding</w:delText>
        </w:r>
      </w:del>
      <w:ins w:id="2152" w:author="Author" w:date="2026-03-30T07:53:00Z" w16du:dateUtc="2026-03-30T05:53:00Z">
        <w:r>
          <w:t>about</w:t>
        </w:r>
      </w:ins>
      <w:r>
        <w:t xml:space="preserve"> these delays, would be </w:t>
      </w:r>
      <w:del w:id="2153" w:author="Author" w:date="2026-03-30T07:53:00Z" w16du:dateUtc="2026-03-30T05:53:00Z">
        <w:r>
          <w:delText xml:space="preserve">highly </w:delText>
        </w:r>
      </w:del>
      <w:r>
        <w:t>valuable</w:t>
      </w:r>
      <w:ins w:id="2154" w:author="Author" w:date="2026-03-30T07:53:00Z" w16du:dateUtc="2026-03-30T05:53:00Z">
        <w:r>
          <w:t xml:space="preserve"> for investigating this possibility</w:t>
        </w:r>
      </w:ins>
      <w:r>
        <w:t>.</w:t>
      </w:r>
    </w:p>
    <w:p w14:paraId="70FF16A7" w14:textId="77777777" w:rsidR="00167C5D" w:rsidRDefault="00000000">
      <w:pPr>
        <w:pStyle w:val="Heading2"/>
      </w:pPr>
      <w:bookmarkStart w:id="2155" w:name="conclusion"/>
      <w:bookmarkEnd w:id="2009"/>
      <w:r>
        <w:t>Conclusion</w:t>
      </w:r>
    </w:p>
    <w:p w14:paraId="0514F789" w14:textId="77777777" w:rsidR="00167C5D" w:rsidRDefault="00000000">
      <w:pPr>
        <w:pStyle w:val="FirstParagraph"/>
      </w:pPr>
      <w:del w:id="2156" w:author="Author" w:date="2026-03-30T07:53:00Z" w16du:dateUtc="2026-03-30T05:53:00Z">
        <w:r>
          <w:delText xml:space="preserve">The basic mechanism underlying </w:delText>
        </w:r>
      </w:del>
      <w:r>
        <w:t>Registered Reports</w:t>
      </w:r>
      <m:oMath>
        <m:r>
          <w:del w:id="2157" w:author="Author" w:date="2026-03-30T07:53:00Z" w16du:dateUtc="2026-03-30T05:53:00Z">
            <w:rPr>
              <w:rFonts w:ascii="Cambria Math" w:hAnsi="Cambria Math"/>
            </w:rPr>
            <m:t> </m:t>
          </w:del>
        </m:r>
      </m:oMath>
      <w:del w:id="2158" w:author="Author" w:date="2026-03-30T07:53:00Z" w16du:dateUtc="2026-03-30T05:53:00Z">
        <w:r>
          <w:delText>—</w:delText>
        </w:r>
      </w:del>
      <m:oMath>
        <m:r>
          <w:del w:id="2159" w:author="Author" w:date="2026-03-30T07:53:00Z" w16du:dateUtc="2026-03-30T05:53:00Z">
            <w:rPr>
              <w:rFonts w:ascii="Cambria Math" w:hAnsi="Cambria Math"/>
            </w:rPr>
            <m:t> </m:t>
          </w:del>
        </m:r>
      </m:oMath>
      <w:del w:id="2160" w:author="Author" w:date="2026-03-30T07:53:00Z" w16du:dateUtc="2026-03-30T05:53:00Z">
        <w:r>
          <w:delText>publication decisions before results are known</w:delText>
        </w:r>
      </w:del>
      <m:oMath>
        <m:r>
          <w:del w:id="2161" w:author="Author" w:date="2026-03-30T07:53:00Z" w16du:dateUtc="2026-03-30T05:53:00Z">
            <w:rPr>
              <w:rFonts w:ascii="Cambria Math" w:hAnsi="Cambria Math"/>
            </w:rPr>
            <m:t> </m:t>
          </w:del>
        </m:r>
      </m:oMath>
      <w:del w:id="2162" w:author="Author" w:date="2026-03-30T07:53:00Z" w16du:dateUtc="2026-03-30T05:53:00Z">
        <w:r>
          <w:delText>—</w:delText>
        </w:r>
      </w:del>
      <m:oMath>
        <m:r>
          <w:del w:id="2163" w:author="Author" w:date="2026-03-30T07:53:00Z" w16du:dateUtc="2026-03-30T05:53:00Z">
            <w:rPr>
              <w:rFonts w:ascii="Cambria Math" w:hAnsi="Cambria Math"/>
            </w:rPr>
            <m:t> </m:t>
          </w:del>
        </m:r>
      </m:oMath>
      <w:del w:id="2164" w:author="Author" w:date="2026-03-30T07:53:00Z" w16du:dateUtc="2026-03-30T05:53:00Z">
        <w:r>
          <w:delText>is</w:delText>
        </w:r>
      </w:del>
      <w:ins w:id="2165" w:author="Author" w:date="2026-03-30T07:53:00Z" w16du:dateUtc="2026-03-30T05:53:00Z">
        <w:r>
          <w:t xml:space="preserve"> are</w:t>
        </w:r>
      </w:ins>
      <w:r>
        <w:t xml:space="preserve"> currently the most convincing proposal for curbing publication bias</w:t>
      </w:r>
      <w:del w:id="2166" w:author="Author" w:date="2026-03-30T07:53:00Z" w16du:dateUtc="2026-03-30T05:53:00Z">
        <w:r>
          <w:delText xml:space="preserve">. By selecting studies based only on the strength of the research question and methods, Registered </w:delText>
        </w:r>
        <w:r>
          <w:lastRenderedPageBreak/>
          <w:delText>Reports are indeed ‘aligning</w:delText>
        </w:r>
      </w:del>
      <w:ins w:id="2167" w:author="Author" w:date="2026-03-30T07:53:00Z" w16du:dateUtc="2026-03-30T05:53:00Z">
        <w:r>
          <w:t xml:space="preserve"> because they ‘[align]</w:t>
        </w:r>
      </w:ins>
      <w:r>
        <w:t xml:space="preserve"> what is beneficial for individual scientists with what is beneficial for science’ (Chambers &amp; Tzavella, 2022, p. 29). However, the incentives for choosing the </w:t>
      </w:r>
      <w:del w:id="2168" w:author="Author" w:date="2026-03-30T07:53:00Z" w16du:dateUtc="2026-03-30T05:53:00Z">
        <w:r>
          <w:delText xml:space="preserve">Registered Reports </w:delText>
        </w:r>
      </w:del>
      <w:r>
        <w:t xml:space="preserve">format in the first place may be less </w:t>
      </w:r>
      <w:ins w:id="2169" w:author="Author" w:date="2026-03-30T07:53:00Z" w16du:dateUtc="2026-03-30T05:53:00Z">
        <w:r>
          <w:t xml:space="preserve">well </w:t>
        </w:r>
      </w:ins>
      <w:r>
        <w:t xml:space="preserve">aligned with the interests of scientists. </w:t>
      </w:r>
      <w:del w:id="2170" w:author="Author" w:date="2026-03-30T07:53:00Z" w16du:dateUtc="2026-03-30T05:53:00Z">
        <w:r>
          <w:delText xml:space="preserve"> In this study, we</w:delText>
        </w:r>
      </w:del>
      <w:ins w:id="2171" w:author="Author" w:date="2026-03-30T07:53:00Z" w16du:dateUtc="2026-03-30T05:53:00Z">
        <w:r>
          <w:t>We</w:t>
        </w:r>
      </w:ins>
      <w:r>
        <w:t xml:space="preserve"> examined </w:t>
      </w:r>
      <w:del w:id="2172" w:author="Author" w:date="2026-03-30T07:53:00Z" w16du:dateUtc="2026-03-30T05:53:00Z">
        <w:r>
          <w:delText xml:space="preserve">the consequences of </w:delText>
        </w:r>
      </w:del>
      <w:ins w:id="2173" w:author="Author" w:date="2026-03-30T07:53:00Z" w16du:dateUtc="2026-03-30T05:53:00Z">
        <w:r>
          <w:t>how</w:t>
        </w:r>
      </w:ins>
      <w:r>
        <w:t xml:space="preserve"> the pre-data publication guarantee</w:t>
      </w:r>
      <w:del w:id="2174" w:author="Author" w:date="2026-03-30T07:53:00Z" w16du:dateUtc="2026-03-30T05:53:00Z">
        <w:r>
          <w:delText xml:space="preserve"> in Registered Reports, </w:delText>
        </w:r>
      </w:del>
      <m:oMath>
        <m:r>
          <w:ins w:id="2175" w:author="Author" w:date="2026-03-30T07:53:00Z" w16du:dateUtc="2026-03-30T05:53:00Z">
            <w:rPr>
              <w:rFonts w:ascii="Cambria Math" w:hAnsi="Cambria Math"/>
            </w:rPr>
            <m:t> </m:t>
          </w:ins>
        </m:r>
      </m:oMath>
      <w:ins w:id="2176" w:author="Author" w:date="2026-03-30T07:53:00Z" w16du:dateUtc="2026-03-30T05:53:00Z">
        <w:r>
          <w:t>—</w:t>
        </w:r>
      </w:ins>
      <m:oMath>
        <m:r>
          <w:ins w:id="2177" w:author="Author" w:date="2026-03-30T07:53:00Z" w16du:dateUtc="2026-03-30T05:53:00Z">
            <w:rPr>
              <w:rFonts w:ascii="Cambria Math" w:hAnsi="Cambria Math"/>
            </w:rPr>
            <m:t> </m:t>
          </w:ins>
        </m:r>
      </m:oMath>
      <w:r>
        <w:t xml:space="preserve">which </w:t>
      </w:r>
      <w:del w:id="2178" w:author="Author" w:date="2026-03-30T07:53:00Z" w16du:dateUtc="2026-03-30T05:53:00Z">
        <w:r>
          <w:delText xml:space="preserve">makes them a low-risk option compared to the standard publication route because it </w:delText>
        </w:r>
      </w:del>
      <w:r>
        <w:t>reduces the variance of publication outcomes</w:t>
      </w:r>
      <w:del w:id="2179" w:author="Author" w:date="2026-03-30T07:53:00Z" w16du:dateUtc="2026-03-30T05:53:00Z">
        <w:r>
          <w:delText xml:space="preserve">.  </w:delText>
        </w:r>
      </w:del>
      <w:ins w:id="2180" w:author="Author" w:date="2026-03-30T07:53:00Z" w16du:dateUtc="2026-03-30T05:53:00Z">
        <w:r>
          <w:t xml:space="preserve"> for authors</w:t>
        </w:r>
      </w:ins>
      <m:oMath>
        <m:r>
          <w:ins w:id="2181" w:author="Author" w:date="2026-03-30T07:53:00Z" w16du:dateUtc="2026-03-30T05:53:00Z">
            <w:rPr>
              <w:rFonts w:ascii="Cambria Math" w:hAnsi="Cambria Math"/>
            </w:rPr>
            <m:t> </m:t>
          </w:ins>
        </m:r>
      </m:oMath>
      <w:ins w:id="2182" w:author="Author" w:date="2026-03-30T07:53:00Z" w16du:dateUtc="2026-03-30T05:53:00Z">
        <w:r>
          <w:t>—</w:t>
        </w:r>
      </w:ins>
      <m:oMath>
        <m:r>
          <w:ins w:id="2183" w:author="Author" w:date="2026-03-30T07:53:00Z" w16du:dateUtc="2026-03-30T05:53:00Z">
            <w:rPr>
              <w:rFonts w:ascii="Cambria Math" w:hAnsi="Cambria Math"/>
            </w:rPr>
            <m:t> </m:t>
          </w:ins>
        </m:r>
      </m:oMath>
      <w:ins w:id="2184" w:author="Author" w:date="2026-03-30T07:53:00Z" w16du:dateUtc="2026-03-30T05:53:00Z">
        <w:r>
          <w:t>affects the attractiveness of Registered Reports under different conditions.</w:t>
        </w:r>
      </w:ins>
      <w:r>
        <w:t xml:space="preserve"> Our results show that </w:t>
      </w:r>
      <w:del w:id="2185" w:author="Author" w:date="2026-03-30T07:53:00Z" w16du:dateUtc="2026-03-30T05:53:00Z">
        <w:r>
          <w:delText xml:space="preserve">this feature does not make the format universally more attractive. Instead, </w:delText>
        </w:r>
      </w:del>
      <w:r>
        <w:t xml:space="preserve">many common </w:t>
      </w:r>
      <w:del w:id="2186" w:author="Author" w:date="2026-03-30T07:53:00Z" w16du:dateUtc="2026-03-30T05:53:00Z">
        <w:r>
          <w:delText>situations in</w:delText>
        </w:r>
      </w:del>
      <w:ins w:id="2187" w:author="Author" w:date="2026-03-30T07:53:00Z" w16du:dateUtc="2026-03-30T05:53:00Z">
        <w:r>
          <w:t>features of</w:t>
        </w:r>
      </w:ins>
      <w:r>
        <w:t xml:space="preserve"> the academic ecosystem, such as publication targets and competition for tenured positions, </w:t>
      </w:r>
      <w:del w:id="2188" w:author="Author" w:date="2026-03-30T07:53:00Z" w16du:dateUtc="2026-03-30T05:53:00Z">
        <w:r>
          <w:delText xml:space="preserve">may </w:delText>
        </w:r>
      </w:del>
      <w:r>
        <w:t xml:space="preserve">promote risk-prone </w:t>
      </w:r>
      <w:del w:id="2189" w:author="Author" w:date="2026-03-30T07:53:00Z" w16du:dateUtc="2026-03-30T05:53:00Z">
        <w:r>
          <w:delText xml:space="preserve">publication </w:delText>
        </w:r>
      </w:del>
      <w:r>
        <w:t xml:space="preserve">strategies and </w:t>
      </w:r>
      <w:ins w:id="2190" w:author="Author" w:date="2026-03-30T07:53:00Z" w16du:dateUtc="2026-03-30T05:53:00Z">
        <w:r>
          <w:t xml:space="preserve">may </w:t>
        </w:r>
      </w:ins>
      <w:r>
        <w:t xml:space="preserve">lead researchers to avoid </w:t>
      </w:r>
      <w:del w:id="2191" w:author="Author" w:date="2026-03-30T07:53:00Z" w16du:dateUtc="2026-03-30T05:53:00Z">
        <w:r>
          <w:delText>Registered Reports</w:delText>
        </w:r>
      </w:del>
      <w:ins w:id="2192" w:author="Author" w:date="2026-03-30T07:53:00Z" w16du:dateUtc="2026-03-30T05:53:00Z">
        <w:r>
          <w:t>the format</w:t>
        </w:r>
      </w:ins>
      <w:r>
        <w:t>.</w:t>
      </w:r>
    </w:p>
    <w:p w14:paraId="106907C8" w14:textId="77777777" w:rsidR="00167C5D" w:rsidRDefault="00000000">
      <w:pPr>
        <w:pStyle w:val="BodyText"/>
      </w:pPr>
      <w:r>
        <w:t xml:space="preserve">This suggests that the spread of Registered Reports </w:t>
      </w:r>
      <w:del w:id="2193" w:author="Author" w:date="2026-03-30T07:53:00Z" w16du:dateUtc="2026-03-30T05:53:00Z">
        <w:r>
          <w:delText xml:space="preserve">to larger parts of the scientific literature in more disciplines </w:delText>
        </w:r>
      </w:del>
      <w:r>
        <w:t xml:space="preserve">is not simply a matter of time. In psychology, where the format </w:t>
      </w:r>
      <w:del w:id="2194" w:author="Author" w:date="2026-03-30T07:53:00Z" w16du:dateUtc="2026-03-30T05:53:00Z">
        <w:r>
          <w:delText>may be best known</w:delText>
        </w:r>
      </w:del>
      <w:ins w:id="2195" w:author="Author" w:date="2026-03-30T07:53:00Z" w16du:dateUtc="2026-03-30T05:53:00Z">
        <w:r>
          <w:t>is most popular</w:t>
        </w:r>
      </w:ins>
      <w:r>
        <w:t xml:space="preserve">, a generous estimate puts the annual rate of published Registered Reports at less than </w:t>
      </w:r>
      <m:oMath>
        <m:r>
          <w:rPr>
            <w:rFonts w:ascii="Cambria Math" w:hAnsi="Cambria Math"/>
          </w:rPr>
          <m:t>0.1</m:t>
        </m:r>
        <m:r>
          <m:rPr>
            <m:sty m:val="p"/>
          </m:rPr>
          <w:rPr>
            <w:rFonts w:ascii="Cambria Math" w:hAnsi="Cambria Math"/>
          </w:rPr>
          <m:t>%</m:t>
        </m:r>
      </m:oMath>
      <w:r>
        <w:t xml:space="preserve"> of the literature</w:t>
      </w:r>
      <w:del w:id="2196" w:author="Author" w:date="2026-03-30T07:53:00Z" w16du:dateUtc="2026-03-30T05:53:00Z">
        <w:r>
          <w:delText>.</w:delText>
        </w:r>
        <w:r>
          <w:rPr>
            <w:rStyle w:val="FootnoteReference"/>
          </w:rPr>
          <w:footnoteReference w:id="16"/>
        </w:r>
        <w:r>
          <w:delText xml:space="preserve"> This figure is </w:delText>
        </w:r>
      </w:del>
      <w:ins w:id="2198" w:author="Author" w:date="2026-03-30T07:53:00Z" w16du:dateUtc="2026-03-30T05:53:00Z">
        <w:r>
          <w:rPr>
            <w:rStyle w:val="FootnoteReference"/>
          </w:rPr>
          <w:footnoteReference w:id="17"/>
        </w:r>
      </w:ins>
      <m:oMath>
        <m:r>
          <w:ins w:id="2200" w:author="Author" w:date="2026-03-30T07:53:00Z" w16du:dateUtc="2026-03-30T05:53:00Z">
            <w:rPr>
              <w:rFonts w:ascii="Cambria Math" w:hAnsi="Cambria Math"/>
            </w:rPr>
            <m:t> </m:t>
          </w:ins>
        </m:r>
      </m:oMath>
      <w:ins w:id="2201" w:author="Author" w:date="2026-03-30T07:53:00Z" w16du:dateUtc="2026-03-30T05:53:00Z">
        <w:r>
          <w:t>—</w:t>
        </w:r>
      </w:ins>
      <m:oMath>
        <m:r>
          <w:ins w:id="2202" w:author="Author" w:date="2026-03-30T07:53:00Z" w16du:dateUtc="2026-03-30T05:53:00Z">
            <w:rPr>
              <w:rFonts w:ascii="Cambria Math" w:hAnsi="Cambria Math"/>
            </w:rPr>
            <m:t> </m:t>
          </w:ins>
        </m:r>
      </m:oMath>
      <w:r>
        <w:t xml:space="preserve">much lower than the estimated </w:t>
      </w:r>
      <m:oMath>
        <m:r>
          <w:ins w:id="2203" w:author="Author" w:date="2026-03-30T07:53:00Z" w16du:dateUtc="2026-03-30T05:53:00Z">
            <w:rPr>
              <w:rFonts w:ascii="Cambria Math" w:hAnsi="Cambria Math"/>
            </w:rPr>
            <w:lastRenderedPageBreak/>
            <m:t>7</m:t>
          </w:ins>
        </m:r>
        <m:r>
          <w:ins w:id="2204" w:author="Author" w:date="2026-03-30T07:53:00Z" w16du:dateUtc="2026-03-30T05:53:00Z">
            <m:rPr>
              <m:sty m:val="p"/>
            </m:rPr>
            <w:rPr>
              <w:rFonts w:ascii="Cambria Math" w:hAnsi="Cambria Math"/>
            </w:rPr>
            <m:t>%</m:t>
          </w:ins>
        </m:r>
      </m:oMath>
      <w:ins w:id="2205" w:author="Author" w:date="2026-03-30T07:53:00Z" w16du:dateUtc="2026-03-30T05:53:00Z">
        <w:r>
          <w:t xml:space="preserve"> </w:t>
        </w:r>
      </w:ins>
      <w:r>
        <w:t>prevalence of preregistration (</w:t>
      </w:r>
      <m:oMath>
        <m:r>
          <w:del w:id="2206" w:author="Author" w:date="2026-03-30T07:53:00Z" w16du:dateUtc="2026-03-30T05:53:00Z">
            <w:rPr>
              <w:rFonts w:ascii="Cambria Math" w:hAnsi="Cambria Math"/>
            </w:rPr>
            <m:t>7</m:t>
          </w:del>
        </m:r>
        <m:r>
          <w:del w:id="2207" w:author="Author" w:date="2026-03-30T07:53:00Z" w16du:dateUtc="2026-03-30T05:53:00Z">
            <m:rPr>
              <m:sty m:val="p"/>
            </m:rPr>
            <w:rPr>
              <w:rFonts w:ascii="Cambria Math" w:hAnsi="Cambria Math"/>
            </w:rPr>
            <m:t>%</m:t>
          </w:del>
        </m:r>
      </m:oMath>
      <w:del w:id="2208" w:author="Author" w:date="2026-03-30T07:53:00Z" w16du:dateUtc="2026-03-30T05:53:00Z">
        <w:r>
          <w:delText xml:space="preserve"> in 2022, </w:delText>
        </w:r>
      </w:del>
      <w:r>
        <w:t xml:space="preserve">Hardwicke et al., 2024), </w:t>
      </w:r>
      <w:del w:id="2209" w:author="Author" w:date="2026-03-30T07:53:00Z" w16du:dateUtc="2026-03-30T05:53:00Z">
        <w:r>
          <w:delText>a reform that was</w:delText>
        </w:r>
      </w:del>
      <w:ins w:id="2210" w:author="Author" w:date="2026-03-30T07:53:00Z" w16du:dateUtc="2026-03-30T05:53:00Z">
        <w:r>
          <w:t>despite both reforms being</w:t>
        </w:r>
      </w:ins>
      <w:r>
        <w:t xml:space="preserve"> introduced around the same time</w:t>
      </w:r>
      <w:del w:id="2211" w:author="Author" w:date="2026-03-30T07:53:00Z" w16du:dateUtc="2026-03-30T05:53:00Z">
        <w:r>
          <w:delText xml:space="preserve"> with similar goals.</w:delText>
        </w:r>
      </w:del>
      <w:ins w:id="2212" w:author="Author" w:date="2026-03-30T07:53:00Z" w16du:dateUtc="2026-03-30T05:53:00Z">
        <w:r>
          <w:t>.</w:t>
        </w:r>
      </w:ins>
      <w:r>
        <w:t xml:space="preserve"> Increasing </w:t>
      </w:r>
      <w:del w:id="2213" w:author="Author" w:date="2026-03-30T07:53:00Z" w16du:dateUtc="2026-03-30T05:53:00Z">
        <w:r>
          <w:delText xml:space="preserve">the </w:delText>
        </w:r>
      </w:del>
      <w:r>
        <w:t xml:space="preserve">uptake </w:t>
      </w:r>
      <w:del w:id="2214" w:author="Author" w:date="2026-03-30T07:53:00Z" w16du:dateUtc="2026-03-30T05:53:00Z">
        <w:r>
          <w:delText xml:space="preserve">of the format </w:delText>
        </w:r>
      </w:del>
      <w:r>
        <w:t xml:space="preserve">may require additional interventions, such as </w:t>
      </w:r>
      <w:del w:id="2215" w:author="Author" w:date="2026-03-30T07:53:00Z" w16du:dateUtc="2026-03-30T05:53:00Z">
        <w:r>
          <w:delText xml:space="preserve">placing greater </w:delText>
        </w:r>
      </w:del>
      <w:ins w:id="2216" w:author="Author" w:date="2026-03-30T07:53:00Z" w16du:dateUtc="2026-03-30T05:53:00Z">
        <w:r>
          <w:t xml:space="preserve">increasing the </w:t>
        </w:r>
      </w:ins>
      <w:r>
        <w:t xml:space="preserve">value </w:t>
      </w:r>
      <w:del w:id="2217" w:author="Author" w:date="2026-03-30T07:53:00Z" w16du:dateUtc="2026-03-30T05:53:00Z">
        <w:r>
          <w:delText>on</w:delText>
        </w:r>
      </w:del>
      <w:ins w:id="2218" w:author="Author" w:date="2026-03-30T07:53:00Z" w16du:dateUtc="2026-03-30T05:53:00Z">
        <w:r>
          <w:t>of</w:t>
        </w:r>
      </w:ins>
      <w:r>
        <w:t xml:space="preserve"> Registered Reports in hiring</w:t>
      </w:r>
      <w:del w:id="2219" w:author="Author" w:date="2026-03-30T07:53:00Z" w16du:dateUtc="2026-03-30T05:53:00Z">
        <w:r>
          <w:delText>, promotion,</w:delText>
        </w:r>
      </w:del>
      <w:r>
        <w:t xml:space="preserve"> and tenure decisions, raising </w:t>
      </w:r>
      <w:del w:id="2220" w:author="Author" w:date="2026-03-30T07:53:00Z" w16du:dateUtc="2026-03-30T05:53:00Z">
        <w:r>
          <w:delText xml:space="preserve">the </w:delText>
        </w:r>
      </w:del>
      <w:r>
        <w:t>methodological requirements for standard reports</w:t>
      </w:r>
      <w:del w:id="2221" w:author="Author" w:date="2026-03-30T07:53:00Z" w16du:dateUtc="2026-03-30T05:53:00Z">
        <w:r>
          <w:delText xml:space="preserve"> in journals that offer both formats</w:delText>
        </w:r>
      </w:del>
      <w:r>
        <w:t xml:space="preserve">, or supporting the journal-independent </w:t>
      </w:r>
      <w:del w:id="2222" w:author="Author" w:date="2026-03-30T07:53:00Z" w16du:dateUtc="2026-03-30T05:53:00Z">
        <w:r>
          <w:delText xml:space="preserve">model of </w:delText>
        </w:r>
      </w:del>
      <w:r>
        <w:rPr>
          <w:i/>
          <w:iCs/>
        </w:rPr>
        <w:t>PCI Registered Reports</w:t>
      </w:r>
      <w:r>
        <w:t xml:space="preserve"> </w:t>
      </w:r>
      <w:del w:id="2223" w:author="Author" w:date="2026-03-30T07:53:00Z" w16du:dateUtc="2026-03-30T05:53:00Z">
        <w:r>
          <w:delText xml:space="preserve">and encouraging more high-impact journals to subscribe to it. </w:delText>
        </w:r>
      </w:del>
      <w:ins w:id="2224" w:author="Author" w:date="2026-03-30T07:53:00Z" w16du:dateUtc="2026-03-30T05:53:00Z">
        <w:r>
          <w:t>model.</w:t>
        </w:r>
      </w:ins>
      <w:r>
        <w:t xml:space="preserve"> To the extent that scientific communities </w:t>
      </w:r>
      <w:del w:id="2225" w:author="Author" w:date="2026-03-30T07:53:00Z" w16du:dateUtc="2026-03-30T05:53:00Z">
        <w:r>
          <w:delText xml:space="preserve">or external stakeholders </w:delText>
        </w:r>
      </w:del>
      <w:r>
        <w:t>have a demand</w:t>
      </w:r>
      <w:del w:id="2226" w:author="Author" w:date="2026-03-30T07:53:00Z" w16du:dateUtc="2026-03-30T05:53:00Z">
        <w:r>
          <w:delText xml:space="preserve"> for</w:delText>
        </w:r>
      </w:del>
      <w:r>
        <w:t xml:space="preserve"> the kind of low-bias, high-quality evidence that Registered Reports can offer, such measures may be a worthwhile investment.</w:t>
      </w:r>
      <w:del w:id="2227" w:author="Author" w:date="2026-03-30T07:53:00Z" w16du:dateUtc="2026-03-30T05:53:00Z">
        <w:r>
          <w:delText xml:space="preserve"> </w:delText>
        </w:r>
      </w:del>
    </w:p>
    <w:p w14:paraId="285C424C" w14:textId="77777777" w:rsidR="00167C5D" w:rsidRDefault="00000000">
      <w:pPr>
        <w:pStyle w:val="Heading2"/>
      </w:pPr>
      <w:bookmarkStart w:id="2228" w:name="disclosures"/>
      <w:bookmarkEnd w:id="2155"/>
      <w:r>
        <w:t>Disclosures</w:t>
      </w:r>
    </w:p>
    <w:p w14:paraId="766831C0" w14:textId="77777777" w:rsidR="00167C5D" w:rsidRDefault="00000000">
      <w:pPr>
        <w:pStyle w:val="Heading3"/>
        <w:framePr w:wrap="around"/>
      </w:pPr>
      <w:bookmarkStart w:id="2229" w:name="data-materials-and-online-resources"/>
      <w:r>
        <w:t>Data, materials, and online resources.</w:t>
      </w:r>
    </w:p>
    <w:p w14:paraId="16499248" w14:textId="77777777" w:rsidR="00167C5D" w:rsidRDefault="00000000">
      <w:pPr>
        <w:pStyle w:val="FirstParagraph"/>
      </w:pPr>
      <w:r>
        <w:t xml:space="preserve">Simulated </w:t>
      </w:r>
      <w:hyperlink r:id="rId15">
        <w:r>
          <w:rPr>
            <w:rStyle w:val="Hyperlink"/>
          </w:rPr>
          <w:t>data</w:t>
        </w:r>
      </w:hyperlink>
      <w:r>
        <w:t xml:space="preserve">, </w:t>
      </w:r>
      <w:hyperlink r:id="rId16">
        <w:r>
          <w:rPr>
            <w:rStyle w:val="Hyperlink"/>
          </w:rPr>
          <w:t>code</w:t>
        </w:r>
      </w:hyperlink>
      <w:r>
        <w:t xml:space="preserve"> for reproducing all simulations and figures, and the </w:t>
      </w:r>
      <w:hyperlink r:id="rId17">
        <w:r>
          <w:rPr>
            <w:rStyle w:val="Hyperlink"/>
          </w:rPr>
          <w:t>Appendix</w:t>
        </w:r>
      </w:hyperlink>
      <w:r>
        <w:t xml:space="preserve"> are available at </w:t>
      </w:r>
      <w:hyperlink r:id="rId18">
        <w:r>
          <w:rPr>
            <w:rStyle w:val="Hyperlink"/>
          </w:rPr>
          <w:t>github.com/amscheel/rr-model</w:t>
        </w:r>
      </w:hyperlink>
      <w:r>
        <w:t xml:space="preserve">. This manuscript was created using RStudio (RStudio </w:t>
      </w:r>
      <w:del w:id="2230" w:author="Author" w:date="2026-03-30T07:53:00Z" w16du:dateUtc="2026-03-30T05:53:00Z">
        <w:r>
          <w:delText>2022.07.2+576</w:delText>
        </w:r>
      </w:del>
      <w:ins w:id="2231" w:author="Author" w:date="2026-03-30T07:53:00Z" w16du:dateUtc="2026-03-30T05:53:00Z">
        <w:r>
          <w:t>2026.01.1+403</w:t>
        </w:r>
      </w:ins>
      <w:r>
        <w:t>, RStudio Team, 2019</w:t>
      </w:r>
      <w:del w:id="2232" w:author="Author" w:date="2026-03-30T07:53:00Z" w16du:dateUtc="2026-03-30T05:53:00Z">
        <w:r>
          <w:delText>) and</w:delText>
        </w:r>
      </w:del>
      <w:ins w:id="2233" w:author="Author" w:date="2026-03-30T07:53:00Z" w16du:dateUtc="2026-03-30T05:53:00Z">
        <w:r>
          <w:t>),</w:t>
        </w:r>
      </w:ins>
      <w:r>
        <w:t xml:space="preserve"> R (Version 4.5.2; R Core Team, 2019) and the R-packages </w:t>
      </w:r>
      <w:r>
        <w:rPr>
          <w:i/>
          <w:iCs/>
        </w:rPr>
        <w:t>bookdown</w:t>
      </w:r>
      <w:r>
        <w:t xml:space="preserve"> (Version 0.46; Xie, 2016), </w:t>
      </w:r>
      <w:r>
        <w:rPr>
          <w:i/>
          <w:iCs/>
        </w:rPr>
        <w:t>data.table</w:t>
      </w:r>
      <w:r>
        <w:t xml:space="preserve"> (Version 1.18.2.1; Barrett et al., 2024), </w:t>
      </w:r>
      <w:r>
        <w:rPr>
          <w:i/>
          <w:iCs/>
        </w:rPr>
        <w:t>ggplot2</w:t>
      </w:r>
      <w:r>
        <w:t xml:space="preserve"> (Version 4.0.2; Wickham, 2016), </w:t>
      </w:r>
      <w:r>
        <w:rPr>
          <w:i/>
          <w:iCs/>
        </w:rPr>
        <w:t>here</w:t>
      </w:r>
      <w:r>
        <w:t xml:space="preserve"> (Version 1.0.2; K. Müller, 2017), </w:t>
      </w:r>
      <w:r>
        <w:rPr>
          <w:i/>
          <w:iCs/>
        </w:rPr>
        <w:t>knitr</w:t>
      </w:r>
      <w:r>
        <w:t xml:space="preserve"> (Version 1.51; Xie, 2015), </w:t>
      </w:r>
      <w:r>
        <w:rPr>
          <w:i/>
          <w:iCs/>
        </w:rPr>
        <w:t>papaja</w:t>
      </w:r>
      <w:r>
        <w:t xml:space="preserve"> (Version 0.1.4; Aust &amp; Barth, 2018), </w:t>
      </w:r>
      <w:r>
        <w:rPr>
          <w:i/>
          <w:iCs/>
        </w:rPr>
        <w:t>rmarkdown</w:t>
      </w:r>
      <w:r>
        <w:t xml:space="preserve"> (Version 2.30; Xie, Allaire, &amp; Grolemund, 2018), </w:t>
      </w:r>
      <w:r>
        <w:rPr>
          <w:i/>
          <w:iCs/>
        </w:rPr>
        <w:t>stringr</w:t>
      </w:r>
      <w:r>
        <w:t xml:space="preserve"> (Version 1.6.0; Wickham, 2023), and </w:t>
      </w:r>
      <w:r>
        <w:rPr>
          <w:i/>
          <w:iCs/>
        </w:rPr>
        <w:t>tinylabels</w:t>
      </w:r>
      <w:r>
        <w:t xml:space="preserve"> (Version 0.2.5; Barth, 2022).</w:t>
      </w:r>
    </w:p>
    <w:p w14:paraId="1F7D8DA1" w14:textId="77777777" w:rsidR="00167C5D" w:rsidRDefault="00000000">
      <w:pPr>
        <w:pStyle w:val="Heading3"/>
        <w:framePr w:wrap="around"/>
        <w:rPr>
          <w:ins w:id="2234" w:author="Author" w:date="2026-03-30T07:53:00Z" w16du:dateUtc="2026-03-30T05:53:00Z"/>
        </w:rPr>
      </w:pPr>
      <w:bookmarkStart w:id="2235" w:name="model-development-and-reporting"/>
      <w:bookmarkEnd w:id="2229"/>
      <w:ins w:id="2236" w:author="Author" w:date="2026-03-30T07:53:00Z" w16du:dateUtc="2026-03-30T05:53:00Z">
        <w:r>
          <w:lastRenderedPageBreak/>
          <w:t>Model development and reporting.</w:t>
        </w:r>
      </w:ins>
    </w:p>
    <w:p w14:paraId="2EAF192E" w14:textId="77777777" w:rsidR="00167C5D" w:rsidRDefault="00000000">
      <w:pPr>
        <w:pStyle w:val="FirstParagraph"/>
        <w:rPr>
          <w:ins w:id="2237" w:author="Author" w:date="2026-03-30T07:53:00Z" w16du:dateUtc="2026-03-30T05:53:00Z"/>
        </w:rPr>
      </w:pPr>
      <w:ins w:id="2238" w:author="Author" w:date="2026-03-30T07:53:00Z" w16du:dateUtc="2026-03-30T05:53:00Z">
        <w:r>
          <w:t>The development of the simulation model and the analysis of the simulated data were not preregistered. We report all substantive versions of the model and all parameters that were considered. Parameter values other than those reported here were considered for all parameters except for the prior probability of hypotheses and the payoffs for standard reports and Registered Reports. The values used in the final version of the model were chosen to maximise information value while keeping the number of factor level combinations to a manageable amount. None of the omitted parameter values produced results that contradict the reported results and conclusions. Interested readers are invited to explore alternative settings using the open model code.</w:t>
        </w:r>
      </w:ins>
    </w:p>
    <w:p w14:paraId="0E65BC53" w14:textId="77777777" w:rsidR="00167C5D" w:rsidRDefault="00000000">
      <w:pPr>
        <w:pStyle w:val="Heading3"/>
        <w:framePr w:wrap="around"/>
        <w:rPr>
          <w:ins w:id="2239" w:author="Author" w:date="2026-03-30T07:53:00Z" w16du:dateUtc="2026-03-30T05:53:00Z"/>
        </w:rPr>
      </w:pPr>
      <w:bookmarkStart w:id="2240" w:name="author-contributions"/>
      <w:bookmarkEnd w:id="2235"/>
      <w:ins w:id="2241" w:author="Author" w:date="2026-03-30T07:53:00Z" w16du:dateUtc="2026-03-30T05:53:00Z">
        <w:r>
          <w:t>Author Contributions.</w:t>
        </w:r>
      </w:ins>
    </w:p>
    <w:p w14:paraId="6FF681FC" w14:textId="77777777" w:rsidR="00167C5D" w:rsidRDefault="00000000">
      <w:pPr>
        <w:pStyle w:val="FirstParagraph"/>
        <w:rPr>
          <w:ins w:id="2242" w:author="Author" w:date="2026-03-30T07:53:00Z" w16du:dateUtc="2026-03-30T05:53:00Z"/>
        </w:rPr>
      </w:pPr>
      <w:ins w:id="2243" w:author="Author" w:date="2026-03-30T07:53:00Z" w16du:dateUtc="2026-03-30T05:53:00Z">
        <w:r>
          <w:t>Conceptualisation: A.S., L.T., &amp; D.L.; data curation, formal analysis, and software: A.S. &amp; L.T.; investigation, methodology, and validation: A.S. &amp; T.L; supervision: T.L. &amp; D.L.; visualisation and writing</w:t>
        </w:r>
      </w:ins>
      <m:oMath>
        <m:r>
          <w:ins w:id="2244" w:author="Author" w:date="2026-03-30T07:53:00Z" w16du:dateUtc="2026-03-30T05:53:00Z">
            <w:rPr>
              <w:rFonts w:ascii="Cambria Math" w:hAnsi="Cambria Math"/>
            </w:rPr>
            <m:t> </m:t>
          </w:ins>
        </m:r>
      </m:oMath>
      <w:ins w:id="2245" w:author="Author" w:date="2026-03-30T07:53:00Z" w16du:dateUtc="2026-03-30T05:53:00Z">
        <w:r>
          <w:t>—</w:t>
        </w:r>
      </w:ins>
      <m:oMath>
        <m:r>
          <w:ins w:id="2246" w:author="Author" w:date="2026-03-30T07:53:00Z" w16du:dateUtc="2026-03-30T05:53:00Z">
            <w:rPr>
              <w:rFonts w:ascii="Cambria Math" w:hAnsi="Cambria Math"/>
            </w:rPr>
            <m:t> </m:t>
          </w:ins>
        </m:r>
      </m:oMath>
      <w:ins w:id="2247" w:author="Author" w:date="2026-03-30T07:53:00Z" w16du:dateUtc="2026-03-30T05:53:00Z">
        <w:r>
          <w:t>original draft: A.S; writing</w:t>
        </w:r>
      </w:ins>
      <m:oMath>
        <m:r>
          <w:ins w:id="2248" w:author="Author" w:date="2026-03-30T07:53:00Z" w16du:dateUtc="2026-03-30T05:53:00Z">
            <w:rPr>
              <w:rFonts w:ascii="Cambria Math" w:hAnsi="Cambria Math"/>
            </w:rPr>
            <m:t> </m:t>
          </w:ins>
        </m:r>
      </m:oMath>
      <w:ins w:id="2249" w:author="Author" w:date="2026-03-30T07:53:00Z" w16du:dateUtc="2026-03-30T05:53:00Z">
        <w:r>
          <w:t>—</w:t>
        </w:r>
      </w:ins>
      <m:oMath>
        <m:r>
          <w:ins w:id="2250" w:author="Author" w:date="2026-03-30T07:53:00Z" w16du:dateUtc="2026-03-30T05:53:00Z">
            <w:rPr>
              <w:rFonts w:ascii="Cambria Math" w:hAnsi="Cambria Math"/>
            </w:rPr>
            <m:t> </m:t>
          </w:ins>
        </m:r>
      </m:oMath>
      <w:ins w:id="2251" w:author="Author" w:date="2026-03-30T07:53:00Z" w16du:dateUtc="2026-03-30T05:53:00Z">
        <w:r>
          <w:t>review and editing: A.S., T.L., &amp; D.L.</w:t>
        </w:r>
      </w:ins>
    </w:p>
    <w:p w14:paraId="5EE58579" w14:textId="77777777" w:rsidR="00167C5D" w:rsidRDefault="00000000">
      <w:pPr>
        <w:pStyle w:val="Heading3"/>
        <w:framePr w:wrap="around"/>
        <w:rPr>
          <w:ins w:id="2252" w:author="Author" w:date="2026-03-30T07:53:00Z" w16du:dateUtc="2026-03-30T05:53:00Z"/>
        </w:rPr>
      </w:pPr>
      <w:bookmarkStart w:id="2253" w:name="conflicts-of-interest"/>
      <w:bookmarkEnd w:id="2240"/>
      <w:ins w:id="2254" w:author="Author" w:date="2026-03-30T07:53:00Z" w16du:dateUtc="2026-03-30T05:53:00Z">
        <w:r>
          <w:t>Conflicts of Interest.</w:t>
        </w:r>
      </w:ins>
    </w:p>
    <w:p w14:paraId="263E6693" w14:textId="77777777" w:rsidR="00167C5D" w:rsidRDefault="00000000">
      <w:pPr>
        <w:pStyle w:val="FirstParagraph"/>
        <w:rPr>
          <w:ins w:id="2255" w:author="Author" w:date="2026-03-30T07:53:00Z" w16du:dateUtc="2026-03-30T05:53:00Z"/>
        </w:rPr>
      </w:pPr>
      <w:ins w:id="2256" w:author="Author" w:date="2026-03-30T07:53:00Z" w16du:dateUtc="2026-03-30T05:53:00Z">
        <w:r>
          <w:t>The authors declare that they have no conflicts of interest with respect to the authorship or the publication of this article.</w:t>
        </w:r>
      </w:ins>
    </w:p>
    <w:p w14:paraId="42F1D34B" w14:textId="77777777" w:rsidR="00167C5D" w:rsidRDefault="00000000">
      <w:pPr>
        <w:pStyle w:val="Heading3"/>
        <w:framePr w:wrap="around"/>
      </w:pPr>
      <w:bookmarkStart w:id="2257" w:name="acknowledgements"/>
      <w:bookmarkEnd w:id="2253"/>
      <w:r>
        <w:t>Acknowledgements.</w:t>
      </w:r>
    </w:p>
    <w:p w14:paraId="5243BF6F" w14:textId="77777777" w:rsidR="00167C5D" w:rsidRDefault="00000000">
      <w:pPr>
        <w:pStyle w:val="FirstParagraph"/>
      </w:pPr>
      <w:r>
        <w:t>This work was funded by VIDI grant 452-17-013. We thank Julia Rohrer</w:t>
      </w:r>
      <w:ins w:id="2258" w:author="Author" w:date="2026-03-30T07:53:00Z" w16du:dateUtc="2026-03-30T05:53:00Z">
        <w:r>
          <w:t>, Wybo Houkes, and Chris Chambers</w:t>
        </w:r>
      </w:ins>
      <w:r>
        <w:t xml:space="preserve"> for valuable comments that helped improve this manuscript.</w:t>
      </w:r>
    </w:p>
    <w:p w14:paraId="0C13E157" w14:textId="77777777" w:rsidR="00167C5D" w:rsidRDefault="00000000">
      <w:pPr>
        <w:pStyle w:val="Heading1"/>
      </w:pPr>
      <w:bookmarkStart w:id="2259" w:name="references"/>
      <w:bookmarkEnd w:id="1721"/>
      <w:bookmarkEnd w:id="2228"/>
      <w:bookmarkEnd w:id="2257"/>
      <w:r>
        <w:lastRenderedPageBreak/>
        <w:t>References</w:t>
      </w:r>
    </w:p>
    <w:p w14:paraId="4F2C8F03" w14:textId="77777777" w:rsidR="00251F6B" w:rsidRDefault="00000000">
      <w:pPr>
        <w:pStyle w:val="Bibliography"/>
        <w:rPr>
          <w:del w:id="2260" w:author="Author" w:date="2026-03-30T07:53:00Z" w16du:dateUtc="2026-03-30T05:53:00Z"/>
        </w:rPr>
      </w:pPr>
      <w:bookmarkStart w:id="2261" w:name="ref-Allen2019"/>
      <w:bookmarkStart w:id="2262" w:name="refs"/>
      <w:bookmarkStart w:id="2263" w:name="ref-Agnoli2017"/>
      <w:del w:id="2264" w:author="Author" w:date="2026-03-30T07:53:00Z" w16du:dateUtc="2026-03-30T05:53:00Z">
        <w:r>
          <w:delText xml:space="preserve">Agnoli, F., Wicherts, J. M., Veldkamp, C. L. S., Albiero, P., &amp; Cubelli, R. (2017). Questionable research practices among italian research psychologists. </w:delText>
        </w:r>
        <w:r>
          <w:rPr>
            <w:i/>
            <w:iCs/>
          </w:rPr>
          <w:delText>PLOS ONE</w:delText>
        </w:r>
        <w:r>
          <w:delText xml:space="preserve">, </w:delText>
        </w:r>
        <w:r>
          <w:rPr>
            <w:i/>
            <w:iCs/>
          </w:rPr>
          <w:delText>12</w:delText>
        </w:r>
        <w:r>
          <w:delText xml:space="preserve">(3), e0172792. </w:delText>
        </w:r>
        <w:r>
          <w:fldChar w:fldCharType="begin"/>
        </w:r>
        <w:r>
          <w:delInstrText>HYPERLINK "https://doi.org/10.1371/journal.pone.0172792" \h</w:delInstrText>
        </w:r>
        <w:r>
          <w:fldChar w:fldCharType="separate"/>
        </w:r>
        <w:r>
          <w:rPr>
            <w:rStyle w:val="Hyperlink"/>
          </w:rPr>
          <w:delText>https://doi.org/10.1371/journal.pone.0172792</w:delText>
        </w:r>
        <w:r>
          <w:fldChar w:fldCharType="end"/>
        </w:r>
      </w:del>
    </w:p>
    <w:bookmarkEnd w:id="2263"/>
    <w:p w14:paraId="71B87C2D" w14:textId="77777777" w:rsidR="00167C5D" w:rsidRDefault="00000000">
      <w:pPr>
        <w:pStyle w:val="Bibliography"/>
      </w:pPr>
      <w:r>
        <w:t xml:space="preserve">Allen, C., &amp; Mehler, D. M. A. (2019). Open science challenges, benefits and tips in early career and beyond. </w:t>
      </w:r>
      <w:r>
        <w:rPr>
          <w:i/>
          <w:iCs/>
        </w:rPr>
        <w:t>PLOS Biology</w:t>
      </w:r>
      <w:r>
        <w:t xml:space="preserve">, </w:t>
      </w:r>
      <w:r>
        <w:rPr>
          <w:i/>
          <w:iCs/>
        </w:rPr>
        <w:t>17</w:t>
      </w:r>
      <w:r>
        <w:t xml:space="preserve">(5), e3000246. </w:t>
      </w:r>
      <w:hyperlink r:id="rId19">
        <w:r>
          <w:rPr>
            <w:rStyle w:val="Hyperlink"/>
          </w:rPr>
          <w:t>https://doi.org/10.1371/journal.pbio.3000246</w:t>
        </w:r>
      </w:hyperlink>
    </w:p>
    <w:p w14:paraId="4D80C5AE" w14:textId="77777777" w:rsidR="00167C5D" w:rsidRDefault="00000000">
      <w:pPr>
        <w:pStyle w:val="Bibliography"/>
      </w:pPr>
      <w:bookmarkStart w:id="2265" w:name="ref-Altenberger2024"/>
      <w:bookmarkEnd w:id="2261"/>
      <w:r>
        <w:t xml:space="preserve">Altenberger, S., Leischik, R., Vollenberg, R., Ehlers, J. P., &amp; Strauss, M. (2024). A comparative analysis of the doctoral regulations at the medical faculties in Germany. </w:t>
      </w:r>
      <w:r>
        <w:rPr>
          <w:i/>
          <w:iCs/>
        </w:rPr>
        <w:t>International Journal of Medical Sciences</w:t>
      </w:r>
      <w:r>
        <w:t xml:space="preserve">, </w:t>
      </w:r>
      <w:r>
        <w:rPr>
          <w:i/>
          <w:iCs/>
        </w:rPr>
        <w:t>21</w:t>
      </w:r>
      <w:r>
        <w:t xml:space="preserve">(4), 732–741. </w:t>
      </w:r>
      <w:hyperlink r:id="rId20">
        <w:r>
          <w:rPr>
            <w:rStyle w:val="Hyperlink"/>
          </w:rPr>
          <w:t>https://doi.org/10.7150/ijms.92167</w:t>
        </w:r>
      </w:hyperlink>
    </w:p>
    <w:p w14:paraId="602C7D73" w14:textId="77777777" w:rsidR="00167C5D" w:rsidRDefault="00000000">
      <w:pPr>
        <w:pStyle w:val="Bibliography"/>
      </w:pPr>
      <w:bookmarkStart w:id="2266" w:name="ref-Aslett2024"/>
      <w:bookmarkEnd w:id="2265"/>
      <w:r>
        <w:t xml:space="preserve">Aslett, K., Sanderson, Z., Godel, W., Persily, N., Nagler, J., &amp; Tucker, J. A. (2024). Online searches to evaluate misinformation can increase its perceived veracity. </w:t>
      </w:r>
      <w:r>
        <w:rPr>
          <w:i/>
          <w:iCs/>
        </w:rPr>
        <w:t>Nature</w:t>
      </w:r>
      <w:r>
        <w:t xml:space="preserve">, </w:t>
      </w:r>
      <w:r>
        <w:rPr>
          <w:i/>
          <w:iCs/>
        </w:rPr>
        <w:t>625</w:t>
      </w:r>
      <w:r>
        <w:t xml:space="preserve">(7995), 548–556. </w:t>
      </w:r>
      <w:hyperlink r:id="rId21">
        <w:r>
          <w:rPr>
            <w:rStyle w:val="Hyperlink"/>
          </w:rPr>
          <w:t>https://doi.org/10.1038/s41586-023-06883-y</w:t>
        </w:r>
      </w:hyperlink>
    </w:p>
    <w:p w14:paraId="25D58B6E" w14:textId="77777777" w:rsidR="00167C5D" w:rsidRDefault="00000000">
      <w:pPr>
        <w:pStyle w:val="Bibliography"/>
      </w:pPr>
      <w:bookmarkStart w:id="2267" w:name="ref-Atkinson1982"/>
      <w:bookmarkEnd w:id="2266"/>
      <w:r>
        <w:t xml:space="preserve">Atkinson, D. R., Furlong, M. J., &amp; Wampold, B. E. (1982). Statistical significance, reviewer evaluations, and the scientific process: Is there a (statistically) significant relationship? </w:t>
      </w:r>
      <w:r>
        <w:rPr>
          <w:i/>
          <w:iCs/>
        </w:rPr>
        <w:t>Journal of Counseling Psychology</w:t>
      </w:r>
      <w:r>
        <w:t xml:space="preserve">, </w:t>
      </w:r>
      <w:r>
        <w:rPr>
          <w:i/>
          <w:iCs/>
        </w:rPr>
        <w:t>29</w:t>
      </w:r>
      <w:r>
        <w:t xml:space="preserve">(2), 189–194. </w:t>
      </w:r>
      <w:hyperlink r:id="rId22">
        <w:r>
          <w:rPr>
            <w:rStyle w:val="Hyperlink"/>
          </w:rPr>
          <w:t>https://doi.org/10.1037/0022-0167.29.2.189</w:t>
        </w:r>
      </w:hyperlink>
    </w:p>
    <w:p w14:paraId="0C52CEF6" w14:textId="77777777" w:rsidR="00167C5D" w:rsidRDefault="00000000">
      <w:pPr>
        <w:pStyle w:val="Bibliography"/>
      </w:pPr>
      <w:bookmarkStart w:id="2268" w:name="ref-R-papaja"/>
      <w:bookmarkEnd w:id="2267"/>
      <w:r>
        <w:t xml:space="preserve">Aust, F., &amp; Barth, M. (2018). </w:t>
      </w:r>
      <w:r>
        <w:rPr>
          <w:i/>
          <w:iCs/>
        </w:rPr>
        <w:t>papaja: Create APA manuscripts with R Markdown</w:t>
      </w:r>
      <w:r>
        <w:t>.</w:t>
      </w:r>
    </w:p>
    <w:p w14:paraId="5FDA583B" w14:textId="77777777" w:rsidR="00167C5D" w:rsidRDefault="00000000">
      <w:pPr>
        <w:pStyle w:val="Bibliography"/>
      </w:pPr>
      <w:bookmarkStart w:id="2269" w:name="ref-Barclay2018"/>
      <w:bookmarkEnd w:id="2268"/>
      <w:r>
        <w:t xml:space="preserve">Barclay, P., Mishra, S., &amp; Sparks, A. M. (2018). State-dependent risk-taking. </w:t>
      </w:r>
      <w:r>
        <w:rPr>
          <w:i/>
          <w:iCs/>
        </w:rPr>
        <w:t>Proceedings of the Royal Society B: Biological Sciences</w:t>
      </w:r>
      <w:r>
        <w:t xml:space="preserve">, </w:t>
      </w:r>
      <w:r>
        <w:rPr>
          <w:i/>
          <w:iCs/>
        </w:rPr>
        <w:t>285</w:t>
      </w:r>
      <w:r>
        <w:t xml:space="preserve">(1881), 20180180. </w:t>
      </w:r>
      <w:hyperlink r:id="rId23">
        <w:r>
          <w:rPr>
            <w:rStyle w:val="Hyperlink"/>
          </w:rPr>
          <w:t>https://doi.org/10.1098/rspb.2018.0180</w:t>
        </w:r>
      </w:hyperlink>
    </w:p>
    <w:p w14:paraId="5677B75C" w14:textId="77777777" w:rsidR="00167C5D" w:rsidRDefault="00000000">
      <w:pPr>
        <w:pStyle w:val="Bibliography"/>
      </w:pPr>
      <w:bookmarkStart w:id="2270" w:name="ref-R-data.table"/>
      <w:bookmarkEnd w:id="2269"/>
      <w:r>
        <w:lastRenderedPageBreak/>
        <w:t xml:space="preserve">Barrett, T., Dowle, M., Srinivasan, A., Gorecki, J., Chirico, M., &amp; Hocking, T. (2024). </w:t>
      </w:r>
      <w:r>
        <w:rPr>
          <w:i/>
          <w:iCs/>
        </w:rPr>
        <w:t>Data.table: Extension of ‘data.frame‘</w:t>
      </w:r>
      <w:r>
        <w:t xml:space="preserve">. Retrieved from </w:t>
      </w:r>
      <w:hyperlink r:id="rId24">
        <w:r>
          <w:rPr>
            <w:rStyle w:val="Hyperlink"/>
          </w:rPr>
          <w:t>https://CRAN.R-project.org/package=data.table</w:t>
        </w:r>
      </w:hyperlink>
    </w:p>
    <w:p w14:paraId="49C21BCA" w14:textId="77777777" w:rsidR="00167C5D" w:rsidRDefault="00000000">
      <w:pPr>
        <w:pStyle w:val="Bibliography"/>
      </w:pPr>
      <w:bookmarkStart w:id="2271" w:name="ref-R-tinylabels"/>
      <w:bookmarkEnd w:id="2270"/>
      <w:r>
        <w:t xml:space="preserve">Barth, M. (2022). </w:t>
      </w:r>
      <w:r>
        <w:rPr>
          <w:i/>
          <w:iCs/>
        </w:rPr>
        <w:t>tinylabels: Lightweight variable labels</w:t>
      </w:r>
      <w:r>
        <w:t xml:space="preserve">. Retrieved from </w:t>
      </w:r>
      <w:hyperlink r:id="rId25">
        <w:r>
          <w:rPr>
            <w:rStyle w:val="Hyperlink"/>
          </w:rPr>
          <w:t>https://cran.r-project.org/package=tinylabels</w:t>
        </w:r>
      </w:hyperlink>
    </w:p>
    <w:p w14:paraId="36B0E648" w14:textId="77777777" w:rsidR="00167C5D" w:rsidRDefault="00000000">
      <w:pPr>
        <w:pStyle w:val="Bibliography"/>
      </w:pPr>
      <w:bookmarkStart w:id="2272" w:name="ref-Ceausu2018"/>
      <w:bookmarkEnd w:id="2271"/>
      <w:r>
        <w:t xml:space="preserve">Ceausu, S., Borda-de-Água, L., Merckx, T., Sossai, E., Sapage, M., Miranda, M., &amp; Pereira, H. M. (2018). </w:t>
      </w:r>
      <w:r>
        <w:rPr>
          <w:i/>
          <w:iCs/>
        </w:rPr>
        <w:t>High impact journals in ecology cover proportionally more statistically significant findings</w:t>
      </w:r>
      <w:r>
        <w:t xml:space="preserve">. bioRxiv. </w:t>
      </w:r>
      <w:hyperlink r:id="rId26">
        <w:r>
          <w:rPr>
            <w:rStyle w:val="Hyperlink"/>
          </w:rPr>
          <w:t>https://doi.org/10.1101/311068</w:t>
        </w:r>
      </w:hyperlink>
    </w:p>
    <w:p w14:paraId="3B7F2017" w14:textId="77777777" w:rsidR="00167C5D" w:rsidRDefault="00000000">
      <w:pPr>
        <w:pStyle w:val="Bibliography"/>
      </w:pPr>
      <w:bookmarkStart w:id="2273" w:name="ref-Chalmers2009"/>
      <w:bookmarkEnd w:id="2272"/>
      <w:r>
        <w:t xml:space="preserve">Chalmers, I., &amp; Glasziou, P. (2009). Avoidable waste in the production and reporting of research evidence. </w:t>
      </w:r>
      <w:r>
        <w:rPr>
          <w:i/>
          <w:iCs/>
        </w:rPr>
        <w:t>The Lancet</w:t>
      </w:r>
      <w:r>
        <w:t xml:space="preserve">, </w:t>
      </w:r>
      <w:r>
        <w:rPr>
          <w:i/>
          <w:iCs/>
        </w:rPr>
        <w:t>374</w:t>
      </w:r>
      <w:r>
        <w:t xml:space="preserve">(9683), 86–89. </w:t>
      </w:r>
      <w:hyperlink r:id="rId27">
        <w:r>
          <w:rPr>
            <w:rStyle w:val="Hyperlink"/>
          </w:rPr>
          <w:t>https://doi.org/10.1016/S0140-6736(09)60329-9</w:t>
        </w:r>
      </w:hyperlink>
    </w:p>
    <w:p w14:paraId="16FED438" w14:textId="77777777" w:rsidR="00167C5D" w:rsidRDefault="00000000">
      <w:pPr>
        <w:pStyle w:val="Bibliography"/>
      </w:pPr>
      <w:bookmarkStart w:id="2274" w:name="ref-Chambers2013"/>
      <w:bookmarkEnd w:id="2273"/>
      <w:r>
        <w:t xml:space="preserve">Chambers, C. D. (2013). Registered reports: A new publishing initiative at Cortex. </w:t>
      </w:r>
      <w:r>
        <w:rPr>
          <w:i/>
          <w:iCs/>
        </w:rPr>
        <w:t>Cortex</w:t>
      </w:r>
      <w:r>
        <w:t xml:space="preserve">, </w:t>
      </w:r>
      <w:r>
        <w:rPr>
          <w:i/>
          <w:iCs/>
        </w:rPr>
        <w:t>49</w:t>
      </w:r>
      <w:r>
        <w:t xml:space="preserve">, 606–610. </w:t>
      </w:r>
      <w:hyperlink r:id="rId28">
        <w:r>
          <w:rPr>
            <w:rStyle w:val="Hyperlink"/>
          </w:rPr>
          <w:t>https://doi.org/10.1016/j.cortex.2012.12.016</w:t>
        </w:r>
      </w:hyperlink>
    </w:p>
    <w:p w14:paraId="49203538" w14:textId="77777777" w:rsidR="00167C5D" w:rsidRDefault="00000000">
      <w:pPr>
        <w:pStyle w:val="Bibliography"/>
        <w:rPr>
          <w:ins w:id="2275" w:author="Author" w:date="2026-03-30T07:53:00Z" w16du:dateUtc="2026-03-30T05:53:00Z"/>
        </w:rPr>
      </w:pPr>
      <w:bookmarkStart w:id="2276" w:name="ref-Chambers2021"/>
      <w:bookmarkEnd w:id="2274"/>
      <w:r>
        <w:t>Chambers, C. D</w:t>
      </w:r>
      <w:ins w:id="2277" w:author="Author" w:date="2026-03-30T07:53:00Z" w16du:dateUtc="2026-03-30T05:53:00Z">
        <w:r>
          <w:t xml:space="preserve">. (2021). </w:t>
        </w:r>
        <w:r>
          <w:rPr>
            <w:i/>
            <w:iCs/>
          </w:rPr>
          <w:t>Registered Reports</w:t>
        </w:r>
        <w:r>
          <w:t>. Virtual conference.</w:t>
        </w:r>
      </w:ins>
    </w:p>
    <w:p w14:paraId="73A68D1E" w14:textId="77777777" w:rsidR="00167C5D" w:rsidRDefault="00000000">
      <w:pPr>
        <w:pStyle w:val="Bibliography"/>
      </w:pPr>
      <w:bookmarkStart w:id="2278" w:name="ref-Chambers2015"/>
      <w:bookmarkEnd w:id="2276"/>
      <w:ins w:id="2279" w:author="Author" w:date="2026-03-30T07:53:00Z" w16du:dateUtc="2026-03-30T05:53:00Z">
        <w:r>
          <w:t>Chambers, C. D</w:t>
        </w:r>
      </w:ins>
      <w:r>
        <w:t xml:space="preserve">., Dienes, Z., McIntosh, R. D., Rotshtein, P., &amp; Willmes, K. (2015). Registered Reports: Realigning incentives in scientific publishing. </w:t>
      </w:r>
      <w:r>
        <w:rPr>
          <w:i/>
          <w:iCs/>
        </w:rPr>
        <w:t>Cortex</w:t>
      </w:r>
      <w:r>
        <w:t xml:space="preserve">, </w:t>
      </w:r>
      <w:r>
        <w:rPr>
          <w:i/>
          <w:iCs/>
        </w:rPr>
        <w:t>66</w:t>
      </w:r>
      <w:r>
        <w:t xml:space="preserve">, 1–2. </w:t>
      </w:r>
      <w:hyperlink r:id="rId29">
        <w:r>
          <w:rPr>
            <w:rStyle w:val="Hyperlink"/>
          </w:rPr>
          <w:t>https://doi.org/10.1016/j.cortex.2015.03.022</w:t>
        </w:r>
      </w:hyperlink>
    </w:p>
    <w:p w14:paraId="5780A7B1" w14:textId="77777777" w:rsidR="00167C5D" w:rsidRDefault="00000000">
      <w:pPr>
        <w:pStyle w:val="Bibliography"/>
      </w:pPr>
      <w:bookmarkStart w:id="2280" w:name="ref-Chambers2022"/>
      <w:bookmarkEnd w:id="2278"/>
      <w:r>
        <w:t xml:space="preserve">Chambers, C. D., &amp; Tzavella, L. (2022). The past, present and future of Registered Reports. </w:t>
      </w:r>
      <w:r>
        <w:rPr>
          <w:i/>
          <w:iCs/>
        </w:rPr>
        <w:t>Nature Human Behaviour</w:t>
      </w:r>
      <w:r>
        <w:t xml:space="preserve">, </w:t>
      </w:r>
      <w:r>
        <w:rPr>
          <w:i/>
          <w:iCs/>
        </w:rPr>
        <w:t>6</w:t>
      </w:r>
      <w:r>
        <w:t xml:space="preserve">(1), 29–42. </w:t>
      </w:r>
      <w:hyperlink r:id="rId30">
        <w:r>
          <w:rPr>
            <w:rStyle w:val="Hyperlink"/>
          </w:rPr>
          <w:t>https://doi.org/10.1038/s41562-021-01193-7</w:t>
        </w:r>
      </w:hyperlink>
    </w:p>
    <w:p w14:paraId="7DAE0B70" w14:textId="77777777" w:rsidR="00167C5D" w:rsidRDefault="00000000">
      <w:pPr>
        <w:pStyle w:val="Bibliography"/>
      </w:pPr>
      <w:bookmarkStart w:id="2281" w:name="ref-Cyranoski2011"/>
      <w:bookmarkEnd w:id="2280"/>
      <w:r>
        <w:t xml:space="preserve">Cyranoski, D., Gilbert, N., Ledford, H., Nayar, A., &amp; Yahia, M. (2011). Education: The PhD factory. </w:t>
      </w:r>
      <w:r>
        <w:rPr>
          <w:i/>
          <w:iCs/>
        </w:rPr>
        <w:t>Nature</w:t>
      </w:r>
      <w:r>
        <w:t xml:space="preserve">, </w:t>
      </w:r>
      <w:r>
        <w:rPr>
          <w:i/>
          <w:iCs/>
        </w:rPr>
        <w:t>472</w:t>
      </w:r>
      <w:r>
        <w:t xml:space="preserve">(7343), 276–279. </w:t>
      </w:r>
      <w:hyperlink r:id="rId31">
        <w:r>
          <w:rPr>
            <w:rStyle w:val="Hyperlink"/>
          </w:rPr>
          <w:t>https://doi.org/10.1038/472276a</w:t>
        </w:r>
      </w:hyperlink>
    </w:p>
    <w:p w14:paraId="63E9DB47" w14:textId="77777777" w:rsidR="00251F6B" w:rsidRDefault="00000000">
      <w:pPr>
        <w:pStyle w:val="Bibliography"/>
        <w:rPr>
          <w:del w:id="2282" w:author="Author" w:date="2026-03-30T07:53:00Z" w16du:dateUtc="2026-03-30T05:53:00Z"/>
        </w:rPr>
      </w:pPr>
      <w:bookmarkStart w:id="2283" w:name="ref-deVries2018"/>
      <w:del w:id="2284" w:author="Author" w:date="2026-03-30T07:53:00Z" w16du:dateUtc="2026-03-30T05:53:00Z">
        <w:r>
          <w:lastRenderedPageBreak/>
          <w:delText xml:space="preserve">de Vries, Y. A., Roest, A. M., Jonge, P. de, Cuijpers, P., Munafò, M. R., &amp; Bastiaansen, J. A. (2018). The cumulative effect of reporting and citation biases on the apparent efficacy of treatments: The case of depression. </w:delText>
        </w:r>
        <w:r>
          <w:rPr>
            <w:i/>
            <w:iCs/>
          </w:rPr>
          <w:delText>Psychological Medicine</w:delText>
        </w:r>
        <w:r>
          <w:delText xml:space="preserve">, </w:delText>
        </w:r>
        <w:r>
          <w:rPr>
            <w:i/>
            <w:iCs/>
          </w:rPr>
          <w:delText>48</w:delText>
        </w:r>
        <w:r>
          <w:delText xml:space="preserve">(15), 2453–2455. </w:delText>
        </w:r>
        <w:r>
          <w:fldChar w:fldCharType="begin"/>
        </w:r>
        <w:r>
          <w:delInstrText>HYPERLINK "https://doi.org/10.1017/S0033291718001873" \h</w:delInstrText>
        </w:r>
        <w:r>
          <w:fldChar w:fldCharType="separate"/>
        </w:r>
        <w:r>
          <w:rPr>
            <w:rStyle w:val="Hyperlink"/>
          </w:rPr>
          <w:delText>https://doi.org/10.1017/S0033291718001873</w:delText>
        </w:r>
        <w:r>
          <w:fldChar w:fldCharType="end"/>
        </w:r>
      </w:del>
    </w:p>
    <w:p w14:paraId="1D8E1DA5" w14:textId="77777777" w:rsidR="00251F6B" w:rsidRDefault="00000000">
      <w:pPr>
        <w:pStyle w:val="Bibliography"/>
        <w:rPr>
          <w:del w:id="2285" w:author="Author" w:date="2026-03-30T07:53:00Z" w16du:dateUtc="2026-03-30T05:53:00Z"/>
        </w:rPr>
      </w:pPr>
      <w:bookmarkStart w:id="2286" w:name="ref-Dickersin1993"/>
      <w:bookmarkEnd w:id="2283"/>
      <w:del w:id="2287" w:author="Author" w:date="2026-03-30T07:53:00Z" w16du:dateUtc="2026-03-30T05:53:00Z">
        <w:r>
          <w:delText xml:space="preserve">Dickersin, K., &amp; Min, Y. I. (1993). Publication bias: The problem that won’t go away. </w:delText>
        </w:r>
        <w:r>
          <w:rPr>
            <w:i/>
            <w:iCs/>
          </w:rPr>
          <w:delText>Annals of the New York Academy of Sciences</w:delText>
        </w:r>
        <w:r>
          <w:delText xml:space="preserve">, </w:delText>
        </w:r>
        <w:r>
          <w:rPr>
            <w:i/>
            <w:iCs/>
          </w:rPr>
          <w:delText>703</w:delText>
        </w:r>
        <w:r>
          <w:delText xml:space="preserve">, 135-146; discussion 146-148. </w:delText>
        </w:r>
        <w:r>
          <w:fldChar w:fldCharType="begin"/>
        </w:r>
        <w:r>
          <w:delInstrText>HYPERLINK "https://doi.org/10.1111/j.1749-6632.1993.tb26343.x" \h</w:delInstrText>
        </w:r>
        <w:r>
          <w:fldChar w:fldCharType="separate"/>
        </w:r>
        <w:r>
          <w:rPr>
            <w:rStyle w:val="Hyperlink"/>
          </w:rPr>
          <w:delText>https://doi.org/10.1111/j.1749-6632.1993.tb26343.x</w:delText>
        </w:r>
        <w:r>
          <w:fldChar w:fldCharType="end"/>
        </w:r>
      </w:del>
    </w:p>
    <w:p w14:paraId="18F9B53C" w14:textId="77777777" w:rsidR="00167C5D" w:rsidRDefault="00000000">
      <w:pPr>
        <w:pStyle w:val="Bibliography"/>
      </w:pPr>
      <w:bookmarkStart w:id="2288" w:name="ref-Ensinck2023"/>
      <w:bookmarkEnd w:id="2281"/>
      <w:bookmarkEnd w:id="2286"/>
      <w:r>
        <w:t xml:space="preserve">Ensinck, E., &amp; Lakens, D. (2023). </w:t>
      </w:r>
      <w:r>
        <w:rPr>
          <w:i/>
          <w:iCs/>
        </w:rPr>
        <w:t>An Inception Cohort Study Quantifying How Many Registered Studies are Published</w:t>
      </w:r>
      <w:r>
        <w:t xml:space="preserve">. PsyArXiv. </w:t>
      </w:r>
      <w:hyperlink r:id="rId32">
        <w:r>
          <w:rPr>
            <w:rStyle w:val="Hyperlink"/>
          </w:rPr>
          <w:t>https://doi.org/10.31234/osf.io/5hkjz</w:t>
        </w:r>
      </w:hyperlink>
    </w:p>
    <w:p w14:paraId="3EAA87DA" w14:textId="77777777" w:rsidR="00167C5D" w:rsidRDefault="00000000">
      <w:pPr>
        <w:pStyle w:val="Bibliography"/>
      </w:pPr>
      <w:bookmarkStart w:id="2289" w:name="ref-Ferguson2012"/>
      <w:bookmarkEnd w:id="2288"/>
      <w:r>
        <w:t xml:space="preserve">Ferguson, C. J., &amp; Heene, M. (2012). A Vast Graveyard of Undead Theories: Publication Bias and Psychological Science’s Aversion to the Null. </w:t>
      </w:r>
      <w:r>
        <w:rPr>
          <w:i/>
          <w:iCs/>
        </w:rPr>
        <w:t>Perspectives on Psychological Science</w:t>
      </w:r>
      <w:r>
        <w:t xml:space="preserve">, </w:t>
      </w:r>
      <w:r>
        <w:rPr>
          <w:i/>
          <w:iCs/>
        </w:rPr>
        <w:t>7</w:t>
      </w:r>
      <w:r>
        <w:t xml:space="preserve">(6), 555–561. </w:t>
      </w:r>
      <w:hyperlink r:id="rId33">
        <w:r>
          <w:rPr>
            <w:rStyle w:val="Hyperlink"/>
          </w:rPr>
          <w:t>https://doi.org/10.1177/1745691612459059</w:t>
        </w:r>
      </w:hyperlink>
    </w:p>
    <w:p w14:paraId="520328CB" w14:textId="77777777" w:rsidR="00251F6B" w:rsidRDefault="00000000">
      <w:pPr>
        <w:pStyle w:val="Bibliography"/>
        <w:rPr>
          <w:del w:id="2290" w:author="Author" w:date="2026-03-30T07:53:00Z" w16du:dateUtc="2026-03-30T05:53:00Z"/>
        </w:rPr>
      </w:pPr>
      <w:bookmarkStart w:id="2291" w:name="ref-Fiedler2016"/>
      <w:del w:id="2292" w:author="Author" w:date="2026-03-30T07:53:00Z" w16du:dateUtc="2026-03-30T05:53:00Z">
        <w:r>
          <w:delText xml:space="preserve">Fiedler, K., &amp; Schwarz, N. (2016). Questionable Research Practices Revisited. </w:delText>
        </w:r>
        <w:r>
          <w:rPr>
            <w:i/>
            <w:iCs/>
          </w:rPr>
          <w:delText>Social Psychological and Personality Science</w:delText>
        </w:r>
        <w:r>
          <w:delText xml:space="preserve">, </w:delText>
        </w:r>
        <w:r>
          <w:rPr>
            <w:i/>
            <w:iCs/>
          </w:rPr>
          <w:delText>7</w:delText>
        </w:r>
        <w:r>
          <w:delText xml:space="preserve">(1), 45–52. </w:delText>
        </w:r>
        <w:r>
          <w:fldChar w:fldCharType="begin"/>
        </w:r>
        <w:r>
          <w:delInstrText>HYPERLINK "https://doi.org/10.1177/1948550615612150" \h</w:delInstrText>
        </w:r>
        <w:r>
          <w:fldChar w:fldCharType="separate"/>
        </w:r>
        <w:r>
          <w:rPr>
            <w:rStyle w:val="Hyperlink"/>
          </w:rPr>
          <w:delText>https://doi.org/10.1177/1948550615612150</w:delText>
        </w:r>
        <w:r>
          <w:fldChar w:fldCharType="end"/>
        </w:r>
      </w:del>
    </w:p>
    <w:p w14:paraId="2F2A93DB" w14:textId="77777777" w:rsidR="00167C5D" w:rsidRDefault="00000000">
      <w:pPr>
        <w:pStyle w:val="Bibliography"/>
      </w:pPr>
      <w:bookmarkStart w:id="2293" w:name="ref-Franco2014"/>
      <w:bookmarkEnd w:id="2289"/>
      <w:bookmarkEnd w:id="2291"/>
      <w:r>
        <w:t xml:space="preserve">Franco, A., Malhotra, N., &amp; Simonovits, G. (2014). Publication bias in the social sciences: Unlocking the file drawer. </w:t>
      </w:r>
      <w:r>
        <w:rPr>
          <w:i/>
          <w:iCs/>
        </w:rPr>
        <w:t>Science</w:t>
      </w:r>
      <w:r>
        <w:t xml:space="preserve">, </w:t>
      </w:r>
      <w:r>
        <w:rPr>
          <w:i/>
          <w:iCs/>
        </w:rPr>
        <w:t>345</w:t>
      </w:r>
      <w:r>
        <w:t xml:space="preserve">(6203), 1502–1505. </w:t>
      </w:r>
      <w:hyperlink r:id="rId34">
        <w:r>
          <w:rPr>
            <w:rStyle w:val="Hyperlink"/>
          </w:rPr>
          <w:t>https://doi.org/10.1126/science.1255484</w:t>
        </w:r>
      </w:hyperlink>
    </w:p>
    <w:p w14:paraId="0F771459" w14:textId="77777777" w:rsidR="00167C5D" w:rsidRDefault="00000000">
      <w:pPr>
        <w:pStyle w:val="Bibliography"/>
      </w:pPr>
      <w:bookmarkStart w:id="2294" w:name="ref-Fraser2018"/>
      <w:bookmarkEnd w:id="2293"/>
      <w:r>
        <w:t xml:space="preserve">Fraser, H., Parker, T., Nakagawa, S., Barnett, A., &amp; Fidler, F. (2018). Questionable research practices in ecology and evolution. </w:t>
      </w:r>
      <w:r>
        <w:rPr>
          <w:i/>
          <w:iCs/>
        </w:rPr>
        <w:t>PLOS ONE</w:t>
      </w:r>
      <w:r>
        <w:t xml:space="preserve">, </w:t>
      </w:r>
      <w:r>
        <w:rPr>
          <w:i/>
          <w:iCs/>
        </w:rPr>
        <w:t>13</w:t>
      </w:r>
      <w:r>
        <w:t xml:space="preserve">(7), e0200303. </w:t>
      </w:r>
      <w:hyperlink r:id="rId35">
        <w:r>
          <w:rPr>
            <w:rStyle w:val="Hyperlink"/>
          </w:rPr>
          <w:t>https://doi.org/10.1371/journal.pone.0200303</w:t>
        </w:r>
      </w:hyperlink>
    </w:p>
    <w:p w14:paraId="44864721" w14:textId="77777777" w:rsidR="00251F6B" w:rsidRDefault="00000000">
      <w:pPr>
        <w:pStyle w:val="Bibliography"/>
        <w:rPr>
          <w:del w:id="2295" w:author="Author" w:date="2026-03-30T07:53:00Z" w16du:dateUtc="2026-03-30T05:53:00Z"/>
        </w:rPr>
      </w:pPr>
      <w:bookmarkStart w:id="2296" w:name="ref-Gerber2001"/>
      <w:del w:id="2297" w:author="Author" w:date="2026-03-30T07:53:00Z" w16du:dateUtc="2026-03-30T05:53:00Z">
        <w:r>
          <w:lastRenderedPageBreak/>
          <w:delText xml:space="preserve">Gerber, A. S., Green, D. P., &amp; Nickerson, D. (2001). Testing for Publication Bias in Political Science. </w:delText>
        </w:r>
        <w:r>
          <w:rPr>
            <w:i/>
            <w:iCs/>
          </w:rPr>
          <w:delText>Political Analysis</w:delText>
        </w:r>
        <w:r>
          <w:delText xml:space="preserve">, </w:delText>
        </w:r>
        <w:r>
          <w:rPr>
            <w:i/>
            <w:iCs/>
          </w:rPr>
          <w:delText>9</w:delText>
        </w:r>
        <w:r>
          <w:delText xml:space="preserve">(4), 385–392. </w:delText>
        </w:r>
        <w:r>
          <w:fldChar w:fldCharType="begin"/>
        </w:r>
        <w:r>
          <w:delInstrText>HYPERLINK "https://doi.org/10.1093/oxfordjournals.pan.a004877" \h</w:delInstrText>
        </w:r>
        <w:r>
          <w:fldChar w:fldCharType="separate"/>
        </w:r>
        <w:r>
          <w:rPr>
            <w:rStyle w:val="Hyperlink"/>
          </w:rPr>
          <w:delText>https://doi.org/10.1093/oxfordjournals.pan.a004877</w:delText>
        </w:r>
        <w:r>
          <w:fldChar w:fldCharType="end"/>
        </w:r>
      </w:del>
    </w:p>
    <w:p w14:paraId="6654615D" w14:textId="77777777" w:rsidR="00167C5D" w:rsidRDefault="00000000">
      <w:pPr>
        <w:pStyle w:val="Bibliography"/>
      </w:pPr>
      <w:bookmarkStart w:id="2298" w:name="ref-Gopalakrishna2022"/>
      <w:bookmarkEnd w:id="2294"/>
      <w:bookmarkEnd w:id="2296"/>
      <w:r>
        <w:t xml:space="preserve">Gopalakrishna, G., Wicherts, J. M., Vink, G., Stoop, I., Akker, O. R. van den, Riet, G. ter, &amp; Bouter, L. M. (2022). </w:t>
      </w:r>
      <w:r>
        <w:rPr>
          <w:i/>
          <w:iCs/>
        </w:rPr>
        <w:t>Prevalence of responsible research practices among academics in The Netherlands</w:t>
      </w:r>
      <w:r>
        <w:t xml:space="preserve">. </w:t>
      </w:r>
      <w:r>
        <w:rPr>
          <w:i/>
          <w:iCs/>
        </w:rPr>
        <w:t>11</w:t>
      </w:r>
      <w:r>
        <w:t xml:space="preserve">(471). </w:t>
      </w:r>
      <w:hyperlink r:id="rId36">
        <w:r>
          <w:rPr>
            <w:rStyle w:val="Hyperlink"/>
          </w:rPr>
          <w:t>https://doi.org/10.12688/f1000research.110664.2</w:t>
        </w:r>
      </w:hyperlink>
    </w:p>
    <w:p w14:paraId="7BBB2A69" w14:textId="77777777" w:rsidR="00251F6B" w:rsidRDefault="00000000">
      <w:pPr>
        <w:pStyle w:val="Bibliography"/>
        <w:rPr>
          <w:del w:id="2299" w:author="Author" w:date="2026-03-30T07:53:00Z" w16du:dateUtc="2026-03-30T05:53:00Z"/>
        </w:rPr>
      </w:pPr>
      <w:bookmarkStart w:id="2300" w:name="ref-Greenwald1975"/>
      <w:del w:id="2301" w:author="Author" w:date="2026-03-30T07:53:00Z" w16du:dateUtc="2026-03-30T05:53:00Z">
        <w:r>
          <w:delText xml:space="preserve">Greenwald, A. G. (1975). Consequences of Prejudice Against the Null Hypothesis. </w:delText>
        </w:r>
        <w:r>
          <w:rPr>
            <w:i/>
            <w:iCs/>
          </w:rPr>
          <w:delText>Psychological Bulletin</w:delText>
        </w:r>
        <w:r>
          <w:delText xml:space="preserve">, </w:delText>
        </w:r>
        <w:r>
          <w:rPr>
            <w:i/>
            <w:iCs/>
          </w:rPr>
          <w:delText>82</w:delText>
        </w:r>
        <w:r>
          <w:delText>(1), 1–20.</w:delText>
        </w:r>
      </w:del>
    </w:p>
    <w:p w14:paraId="4E280E1E" w14:textId="77777777" w:rsidR="00167C5D" w:rsidRDefault="00000000">
      <w:pPr>
        <w:pStyle w:val="Bibliography"/>
      </w:pPr>
      <w:bookmarkStart w:id="2302" w:name="ref-Gross2021"/>
      <w:bookmarkEnd w:id="2298"/>
      <w:bookmarkEnd w:id="2300"/>
      <w:r>
        <w:t xml:space="preserve">Gross, K., &amp; Bergstrom, C. T. (2021). Why ex post peer review encourages high-risk research while ex ante review discourages it. </w:t>
      </w:r>
      <w:r>
        <w:rPr>
          <w:i/>
          <w:iCs/>
        </w:rPr>
        <w:t>Proceedings of the National Academy of Sciences</w:t>
      </w:r>
      <w:r>
        <w:t xml:space="preserve">, </w:t>
      </w:r>
      <w:r>
        <w:rPr>
          <w:i/>
          <w:iCs/>
        </w:rPr>
        <w:t>118</w:t>
      </w:r>
      <w:r>
        <w:t xml:space="preserve">(51). </w:t>
      </w:r>
      <w:hyperlink r:id="rId37">
        <w:r>
          <w:rPr>
            <w:rStyle w:val="Hyperlink"/>
          </w:rPr>
          <w:t>https://doi.org/10.1073/pnas.2111615118</w:t>
        </w:r>
      </w:hyperlink>
    </w:p>
    <w:p w14:paraId="71B26CDD" w14:textId="77777777" w:rsidR="00167C5D" w:rsidRDefault="00000000">
      <w:pPr>
        <w:pStyle w:val="Bibliography"/>
      </w:pPr>
      <w:bookmarkStart w:id="2303" w:name="ref-Haaland2019"/>
      <w:bookmarkEnd w:id="2302"/>
      <w:r>
        <w:t xml:space="preserve">Haaland, T. R., Wright, J., &amp; Ratikainen, I. I. (2019). Bet-hedging across generations can affect the evolution of variance-sensitive strategies within generations. </w:t>
      </w:r>
      <w:r>
        <w:rPr>
          <w:i/>
          <w:iCs/>
        </w:rPr>
        <w:t>Proceedings of the Royal Society B</w:t>
      </w:r>
      <w:r>
        <w:t xml:space="preserve">. </w:t>
      </w:r>
      <w:hyperlink r:id="rId38">
        <w:r>
          <w:rPr>
            <w:rStyle w:val="Hyperlink"/>
          </w:rPr>
          <w:t>https://doi.org/10.1098/rspb.2019.2070</w:t>
        </w:r>
      </w:hyperlink>
    </w:p>
    <w:p w14:paraId="65073D90" w14:textId="77777777" w:rsidR="00167C5D" w:rsidRDefault="00000000">
      <w:pPr>
        <w:pStyle w:val="Bibliography"/>
      </w:pPr>
      <w:bookmarkStart w:id="2304" w:name="ref-Hardwicke2024"/>
      <w:bookmarkEnd w:id="2303"/>
      <w:r>
        <w:t xml:space="preserve">Hardwicke, T. E., Thibault, R. T., Clarke, B., Moodie, N., Crüwell, S., Schiavone, S. R., … Vazire, S. (2024). </w:t>
      </w:r>
      <w:r>
        <w:rPr>
          <w:i/>
          <w:iCs/>
        </w:rPr>
        <w:t>Prevalence of transparent research practices in psychology: A cross-sectional study of empirical articles published in 2022</w:t>
      </w:r>
      <w:r>
        <w:t xml:space="preserve">. OSF. </w:t>
      </w:r>
      <w:hyperlink r:id="rId39">
        <w:r>
          <w:rPr>
            <w:rStyle w:val="Hyperlink"/>
          </w:rPr>
          <w:t>https://doi.org/10.31234/osf.io/t2zs9</w:t>
        </w:r>
      </w:hyperlink>
    </w:p>
    <w:p w14:paraId="61D1B113" w14:textId="77777777" w:rsidR="00167C5D" w:rsidRDefault="00000000">
      <w:pPr>
        <w:pStyle w:val="Bibliography"/>
      </w:pPr>
      <w:bookmarkStart w:id="2305" w:name="ref-Higginson2016"/>
      <w:bookmarkEnd w:id="2304"/>
      <w:r>
        <w:t xml:space="preserve">Higginson, A. D., &amp; Munafò, M. R. (2016). Current Incentives for Scientists Lead to Underpowered Studies with Erroneous Conclusions. </w:t>
      </w:r>
      <w:r>
        <w:rPr>
          <w:i/>
          <w:iCs/>
        </w:rPr>
        <w:t>PLOS Biology</w:t>
      </w:r>
      <w:r>
        <w:t xml:space="preserve">, </w:t>
      </w:r>
      <w:r>
        <w:rPr>
          <w:i/>
          <w:iCs/>
        </w:rPr>
        <w:t>14</w:t>
      </w:r>
      <w:r>
        <w:t xml:space="preserve">(11), e2000995. </w:t>
      </w:r>
      <w:hyperlink r:id="rId40">
        <w:r>
          <w:rPr>
            <w:rStyle w:val="Hyperlink"/>
          </w:rPr>
          <w:t>https://doi.org/10.1371/journal.pbio.2000995</w:t>
        </w:r>
      </w:hyperlink>
    </w:p>
    <w:p w14:paraId="44831818" w14:textId="77777777" w:rsidR="00167C5D" w:rsidRDefault="00000000">
      <w:pPr>
        <w:pStyle w:val="Bibliography"/>
      </w:pPr>
      <w:bookmarkStart w:id="2306" w:name="ref-Hurly2003"/>
      <w:bookmarkEnd w:id="2305"/>
      <w:r>
        <w:lastRenderedPageBreak/>
        <w:t xml:space="preserve">Hurly, A. T. (2003). The twin threshold model: Risk-intermediate foraging by rufous hummingbirds, Selasphorus rufus. </w:t>
      </w:r>
      <w:r>
        <w:rPr>
          <w:i/>
          <w:iCs/>
        </w:rPr>
        <w:t>Animal Behaviour</w:t>
      </w:r>
      <w:r>
        <w:t xml:space="preserve">, </w:t>
      </w:r>
      <w:r>
        <w:rPr>
          <w:i/>
          <w:iCs/>
        </w:rPr>
        <w:t>66</w:t>
      </w:r>
      <w:r>
        <w:t xml:space="preserve">(4), 751–761. </w:t>
      </w:r>
      <w:hyperlink r:id="rId41">
        <w:r>
          <w:rPr>
            <w:rStyle w:val="Hyperlink"/>
          </w:rPr>
          <w:t>https://doi.org/10.1006/anbe.2003.2278</w:t>
        </w:r>
      </w:hyperlink>
    </w:p>
    <w:p w14:paraId="744023A9" w14:textId="77777777" w:rsidR="00167C5D" w:rsidRDefault="00000000">
      <w:pPr>
        <w:pStyle w:val="Bibliography"/>
      </w:pPr>
      <w:bookmarkStart w:id="2307" w:name="ref-John2012"/>
      <w:bookmarkEnd w:id="2306"/>
      <w:r>
        <w:t xml:space="preserve">John, L. K., Loewenstein, G., &amp; Prelec, D. (2012). Measuring the Prevalence of Questionable Research Practices With Incentives for Truth Telling. </w:t>
      </w:r>
      <w:r>
        <w:rPr>
          <w:i/>
          <w:iCs/>
        </w:rPr>
        <w:t>Psychological Science</w:t>
      </w:r>
      <w:r>
        <w:t xml:space="preserve">, </w:t>
      </w:r>
      <w:r>
        <w:rPr>
          <w:i/>
          <w:iCs/>
        </w:rPr>
        <w:t>23</w:t>
      </w:r>
      <w:r>
        <w:t xml:space="preserve">(5), 524–532. </w:t>
      </w:r>
      <w:hyperlink r:id="rId42">
        <w:r>
          <w:rPr>
            <w:rStyle w:val="Hyperlink"/>
          </w:rPr>
          <w:t>https://doi.org/10.1177/0956797611430953</w:t>
        </w:r>
      </w:hyperlink>
    </w:p>
    <w:p w14:paraId="5BA50D85" w14:textId="77777777" w:rsidR="00167C5D" w:rsidRDefault="00000000">
      <w:pPr>
        <w:pStyle w:val="Bibliography"/>
      </w:pPr>
      <w:bookmarkStart w:id="2308" w:name="ref-Kacelnik1996"/>
      <w:bookmarkEnd w:id="2307"/>
      <w:r>
        <w:t xml:space="preserve">Kacelnik, A., &amp; Bateson, M. (1996). Risky Theories—The Effects of Variance on Foraging Decisions. </w:t>
      </w:r>
      <w:r>
        <w:rPr>
          <w:i/>
          <w:iCs/>
        </w:rPr>
        <w:t>Integrative and Comparative Biology</w:t>
      </w:r>
      <w:r>
        <w:t xml:space="preserve">, </w:t>
      </w:r>
      <w:r>
        <w:rPr>
          <w:i/>
          <w:iCs/>
        </w:rPr>
        <w:t>36</w:t>
      </w:r>
      <w:r>
        <w:t xml:space="preserve">(4), 402–434. </w:t>
      </w:r>
      <w:hyperlink r:id="rId43">
        <w:r>
          <w:rPr>
            <w:rStyle w:val="Hyperlink"/>
          </w:rPr>
          <w:t>https://doi.org/10.1093/icb/36.4.402</w:t>
        </w:r>
      </w:hyperlink>
    </w:p>
    <w:p w14:paraId="66047C5C" w14:textId="77777777" w:rsidR="00167C5D" w:rsidRDefault="00000000">
      <w:pPr>
        <w:pStyle w:val="Bibliography"/>
      </w:pPr>
      <w:bookmarkStart w:id="2309" w:name="ref-Kacelnik1997"/>
      <w:bookmarkEnd w:id="2308"/>
      <w:r>
        <w:t xml:space="preserve">Kacelnik, A., &amp; Bateson, M. (1997). Risk-sensitivity: Crossroads for theories of decision-making. </w:t>
      </w:r>
      <w:r>
        <w:rPr>
          <w:i/>
          <w:iCs/>
        </w:rPr>
        <w:t>Trends in Cognitive Sciences</w:t>
      </w:r>
      <w:r>
        <w:t xml:space="preserve">, </w:t>
      </w:r>
      <w:r>
        <w:rPr>
          <w:i/>
          <w:iCs/>
        </w:rPr>
        <w:t>1</w:t>
      </w:r>
      <w:r>
        <w:t xml:space="preserve">(8), 304–309. </w:t>
      </w:r>
      <w:hyperlink r:id="rId44">
        <w:r>
          <w:rPr>
            <w:rStyle w:val="Hyperlink"/>
          </w:rPr>
          <w:t>https://doi.org/10.1016/s1364-6613(97)01093-0</w:t>
        </w:r>
      </w:hyperlink>
    </w:p>
    <w:p w14:paraId="7FD204BC" w14:textId="77777777" w:rsidR="00251F6B" w:rsidRDefault="00000000">
      <w:pPr>
        <w:pStyle w:val="Bibliography"/>
        <w:rPr>
          <w:del w:id="2310" w:author="Author" w:date="2026-03-30T07:53:00Z" w16du:dateUtc="2026-03-30T05:53:00Z"/>
        </w:rPr>
      </w:pPr>
      <w:bookmarkStart w:id="2311" w:name="ref-Kepes2022"/>
      <w:del w:id="2312" w:author="Author" w:date="2026-03-30T07:53:00Z" w16du:dateUtc="2026-03-30T05:53:00Z">
        <w:r>
          <w:delText xml:space="preserve">Kepes, S., Keener, S. K., McDaniel, M. A., &amp; Hartman, N. S. (2022). Questionable research practices among researchers in the most research-productive management programs. </w:delText>
        </w:r>
        <w:r>
          <w:rPr>
            <w:i/>
            <w:iCs/>
          </w:rPr>
          <w:delText>Journal of Organizational Behavior</w:delText>
        </w:r>
        <w:r>
          <w:delText xml:space="preserve">, </w:delText>
        </w:r>
        <w:r>
          <w:rPr>
            <w:i/>
            <w:iCs/>
          </w:rPr>
          <w:delText>43</w:delText>
        </w:r>
        <w:r>
          <w:delText xml:space="preserve">(7), 1190–1208. </w:delText>
        </w:r>
        <w:r>
          <w:fldChar w:fldCharType="begin"/>
        </w:r>
        <w:r>
          <w:delInstrText>HYPERLINK "https://doi.org/10.1002/job.2623" \h</w:delInstrText>
        </w:r>
        <w:r>
          <w:fldChar w:fldCharType="separate"/>
        </w:r>
        <w:r>
          <w:rPr>
            <w:rStyle w:val="Hyperlink"/>
          </w:rPr>
          <w:delText>https://doi.org/10.1002/job.2623</w:delText>
        </w:r>
        <w:r>
          <w:fldChar w:fldCharType="end"/>
        </w:r>
      </w:del>
    </w:p>
    <w:p w14:paraId="370CA7FE" w14:textId="77777777" w:rsidR="00251F6B" w:rsidRDefault="00000000">
      <w:pPr>
        <w:pStyle w:val="Bibliography"/>
        <w:rPr>
          <w:del w:id="2313" w:author="Author" w:date="2026-03-30T07:53:00Z" w16du:dateUtc="2026-03-30T05:53:00Z"/>
        </w:rPr>
      </w:pPr>
      <w:bookmarkStart w:id="2314" w:name="ref-Kerr1998"/>
      <w:bookmarkEnd w:id="2311"/>
      <w:del w:id="2315" w:author="Author" w:date="2026-03-30T07:53:00Z" w16du:dateUtc="2026-03-30T05:53:00Z">
        <w:r>
          <w:delText xml:space="preserve">Kerr, N. L. (1998). HARKing: Hypothesizing After the Results are Known. </w:delText>
        </w:r>
        <w:r>
          <w:rPr>
            <w:i/>
            <w:iCs/>
          </w:rPr>
          <w:delText>Personality and Social Psychology Review</w:delText>
        </w:r>
        <w:r>
          <w:delText xml:space="preserve">, </w:delText>
        </w:r>
        <w:r>
          <w:rPr>
            <w:i/>
            <w:iCs/>
          </w:rPr>
          <w:delText>2</w:delText>
        </w:r>
        <w:r>
          <w:delText xml:space="preserve">(3), 196–217. </w:delText>
        </w:r>
        <w:r>
          <w:fldChar w:fldCharType="begin"/>
        </w:r>
        <w:r>
          <w:delInstrText>HYPERLINK "https://doi.org/10.1207/s15327957pspr0203_4" \h</w:delInstrText>
        </w:r>
        <w:r>
          <w:fldChar w:fldCharType="separate"/>
        </w:r>
        <w:r>
          <w:rPr>
            <w:rStyle w:val="Hyperlink"/>
          </w:rPr>
          <w:delText>https://doi.org/10.1207/s15327957pspr0203_4</w:delText>
        </w:r>
        <w:r>
          <w:fldChar w:fldCharType="end"/>
        </w:r>
      </w:del>
    </w:p>
    <w:p w14:paraId="5523B57B" w14:textId="77777777" w:rsidR="00167C5D" w:rsidRDefault="00000000">
      <w:pPr>
        <w:pStyle w:val="Bibliography"/>
      </w:pPr>
      <w:bookmarkStart w:id="2316" w:name="ref-Liner2009"/>
      <w:bookmarkEnd w:id="2309"/>
      <w:bookmarkEnd w:id="2314"/>
      <w:r>
        <w:t xml:space="preserve">Liner, G. H., &amp; Sewell, E. (2009). Research requirements for promotion and tenure at PhD granting departments of economics. </w:t>
      </w:r>
      <w:r>
        <w:rPr>
          <w:i/>
          <w:iCs/>
        </w:rPr>
        <w:t>Applied Economics Letters</w:t>
      </w:r>
      <w:r>
        <w:t xml:space="preserve">. </w:t>
      </w:r>
      <w:hyperlink r:id="rId45">
        <w:r>
          <w:rPr>
            <w:rStyle w:val="Hyperlink"/>
          </w:rPr>
          <w:t>https://doi.org/10.1080/13504850701221998</w:t>
        </w:r>
      </w:hyperlink>
    </w:p>
    <w:p w14:paraId="34414E50" w14:textId="77777777" w:rsidR="00251F6B" w:rsidRDefault="00000000">
      <w:pPr>
        <w:pStyle w:val="Bibliography"/>
        <w:rPr>
          <w:del w:id="2317" w:author="Author" w:date="2026-03-30T07:53:00Z" w16du:dateUtc="2026-03-30T05:53:00Z"/>
        </w:rPr>
      </w:pPr>
      <w:bookmarkStart w:id="2318" w:name="ref-Littner2005"/>
      <w:del w:id="2319" w:author="Author" w:date="2026-03-30T07:53:00Z" w16du:dateUtc="2026-03-30T05:53:00Z">
        <w:r>
          <w:lastRenderedPageBreak/>
          <w:delText xml:space="preserve">Littner, Y., Mimouni, F. B., Dollberg, S., &amp; Mandel, D. (2005). Negative Results and Impact Factor: A Lesson From Neonatology. </w:delText>
        </w:r>
        <w:r>
          <w:rPr>
            <w:i/>
            <w:iCs/>
          </w:rPr>
          <w:delText>Archives of Pediatrics &amp; Adolescent Medicine</w:delText>
        </w:r>
        <w:r>
          <w:delText xml:space="preserve">, </w:delText>
        </w:r>
        <w:r>
          <w:rPr>
            <w:i/>
            <w:iCs/>
          </w:rPr>
          <w:delText>159</w:delText>
        </w:r>
        <w:r>
          <w:delText xml:space="preserve">(11), 1036–1037. </w:delText>
        </w:r>
        <w:r>
          <w:fldChar w:fldCharType="begin"/>
        </w:r>
        <w:r>
          <w:delInstrText>HYPERLINK "https://doi.org/10.1001/archpedi.159.11.1036" \h</w:delInstrText>
        </w:r>
        <w:r>
          <w:fldChar w:fldCharType="separate"/>
        </w:r>
        <w:r>
          <w:rPr>
            <w:rStyle w:val="Hyperlink"/>
          </w:rPr>
          <w:delText>https://doi.org/10.1001/archpedi.159.11.1036</w:delText>
        </w:r>
        <w:r>
          <w:fldChar w:fldCharType="end"/>
        </w:r>
      </w:del>
    </w:p>
    <w:p w14:paraId="55F60447" w14:textId="77777777" w:rsidR="00167C5D" w:rsidRDefault="00000000">
      <w:pPr>
        <w:pStyle w:val="Bibliography"/>
      </w:pPr>
      <w:bookmarkStart w:id="2320" w:name="ref-Mahoney1977"/>
      <w:bookmarkEnd w:id="2316"/>
      <w:bookmarkEnd w:id="2318"/>
      <w:r>
        <w:t xml:space="preserve">Mahoney, M. J. (1977). Publication Prejudices: An Experimental Study of Confirmatory Bias in the Peer Review System. </w:t>
      </w:r>
      <w:r>
        <w:rPr>
          <w:i/>
          <w:iCs/>
        </w:rPr>
        <w:t>Cognitive Therapy and Research</w:t>
      </w:r>
      <w:r>
        <w:t xml:space="preserve">, </w:t>
      </w:r>
      <w:r>
        <w:rPr>
          <w:i/>
          <w:iCs/>
        </w:rPr>
        <w:t>1</w:t>
      </w:r>
      <w:r>
        <w:t xml:space="preserve">(2), 161–175. </w:t>
      </w:r>
      <w:hyperlink r:id="rId46">
        <w:r>
          <w:rPr>
            <w:rStyle w:val="Hyperlink"/>
          </w:rPr>
          <w:t>https://doi.org/10.1007/BF01173636</w:t>
        </w:r>
      </w:hyperlink>
    </w:p>
    <w:p w14:paraId="5A0EF467" w14:textId="77777777" w:rsidR="00167C5D" w:rsidRDefault="00000000">
      <w:pPr>
        <w:pStyle w:val="Bibliography"/>
      </w:pPr>
      <w:bookmarkStart w:id="2321" w:name="ref-Miller2011a"/>
      <w:bookmarkEnd w:id="2320"/>
      <w:r>
        <w:t xml:space="preserve">Miller, A. N., Taylor, S. G., &amp; Bedeian, A. G. (2011). Publish or perish: Academic life as management faculty live it. </w:t>
      </w:r>
      <w:r>
        <w:rPr>
          <w:i/>
          <w:iCs/>
        </w:rPr>
        <w:t>Career Development International</w:t>
      </w:r>
      <w:r>
        <w:t xml:space="preserve">, </w:t>
      </w:r>
      <w:r>
        <w:rPr>
          <w:i/>
          <w:iCs/>
        </w:rPr>
        <w:t>16</w:t>
      </w:r>
      <w:r>
        <w:t xml:space="preserve">(5), 422–445. </w:t>
      </w:r>
      <w:hyperlink r:id="rId47">
        <w:r>
          <w:rPr>
            <w:rStyle w:val="Hyperlink"/>
          </w:rPr>
          <w:t>https://doi.org/10.1108/13620431111167751</w:t>
        </w:r>
      </w:hyperlink>
    </w:p>
    <w:p w14:paraId="5C0A594C" w14:textId="77777777" w:rsidR="00251F6B" w:rsidRDefault="00000000">
      <w:pPr>
        <w:pStyle w:val="Bibliography"/>
        <w:rPr>
          <w:del w:id="2322" w:author="Author" w:date="2026-03-30T07:53:00Z" w16du:dateUtc="2026-03-30T05:53:00Z"/>
        </w:rPr>
      </w:pPr>
      <w:bookmarkStart w:id="2323" w:name="ref-Mimouni2015"/>
      <w:del w:id="2324" w:author="Author" w:date="2026-03-30T07:53:00Z" w16du:dateUtc="2026-03-30T05:53:00Z">
        <w:r>
          <w:delText xml:space="preserve">Mimouni, M., Krauthammer, M., Gershoni, A., Mimouni, F., &amp; Nesher, R. (2015). Positive Results Bias and Impact Factor in Ophthalmology. </w:delText>
        </w:r>
        <w:r>
          <w:rPr>
            <w:i/>
            <w:iCs/>
          </w:rPr>
          <w:delText>Current Eye Research</w:delText>
        </w:r>
        <w:r>
          <w:delText xml:space="preserve">, </w:delText>
        </w:r>
        <w:r>
          <w:rPr>
            <w:i/>
            <w:iCs/>
          </w:rPr>
          <w:delText>40</w:delText>
        </w:r>
        <w:r>
          <w:delText xml:space="preserve">(8), 858–861. </w:delText>
        </w:r>
        <w:r>
          <w:fldChar w:fldCharType="begin"/>
        </w:r>
        <w:r>
          <w:delInstrText>HYPERLINK "https://doi.org/10.3109/02713683.2014.957777" \h</w:delInstrText>
        </w:r>
        <w:r>
          <w:fldChar w:fldCharType="separate"/>
        </w:r>
        <w:r>
          <w:rPr>
            <w:rStyle w:val="Hyperlink"/>
          </w:rPr>
          <w:delText>https://doi.org/10.3109/02713683.2014.957777</w:delText>
        </w:r>
        <w:r>
          <w:fldChar w:fldCharType="end"/>
        </w:r>
      </w:del>
    </w:p>
    <w:p w14:paraId="0AC300BE" w14:textId="77777777" w:rsidR="00167C5D" w:rsidRDefault="00000000">
      <w:pPr>
        <w:pStyle w:val="Bibliography"/>
      </w:pPr>
      <w:bookmarkStart w:id="2325" w:name="ref-Mishra2014"/>
      <w:bookmarkEnd w:id="2321"/>
      <w:bookmarkEnd w:id="2323"/>
      <w:r>
        <w:t xml:space="preserve">Mishra, S. (2014). Decision-Making Under Risk: Integrating Perspectives From Biology, Economics, and Psychology. </w:t>
      </w:r>
      <w:r>
        <w:rPr>
          <w:i/>
          <w:iCs/>
        </w:rPr>
        <w:t>Personality and Social Psychology Review</w:t>
      </w:r>
      <w:r>
        <w:t xml:space="preserve">, </w:t>
      </w:r>
      <w:r>
        <w:rPr>
          <w:i/>
          <w:iCs/>
        </w:rPr>
        <w:t>18</w:t>
      </w:r>
      <w:r>
        <w:t xml:space="preserve">(3), 280–307. </w:t>
      </w:r>
      <w:hyperlink r:id="rId48">
        <w:r>
          <w:rPr>
            <w:rStyle w:val="Hyperlink"/>
          </w:rPr>
          <w:t>https://doi.org/10.1177/1088868314530517</w:t>
        </w:r>
      </w:hyperlink>
    </w:p>
    <w:p w14:paraId="76002D05" w14:textId="77777777" w:rsidR="00167C5D" w:rsidRDefault="00000000">
      <w:pPr>
        <w:pStyle w:val="Bibliography"/>
      </w:pPr>
      <w:bookmarkStart w:id="2326" w:name="ref-Moher2018"/>
      <w:bookmarkEnd w:id="2325"/>
      <w:r>
        <w:t xml:space="preserve">Moher, D., Naudet, F., Cristea, I. A., Miedema, F., Ioannidis, J. P. A., &amp; Goodman, S. N. (2018). Assessing scientists for hiring, promotion, and tenure. </w:t>
      </w:r>
      <w:r>
        <w:rPr>
          <w:i/>
          <w:iCs/>
        </w:rPr>
        <w:t>PLOS Biology</w:t>
      </w:r>
      <w:r>
        <w:t xml:space="preserve">, </w:t>
      </w:r>
      <w:r>
        <w:rPr>
          <w:i/>
          <w:iCs/>
        </w:rPr>
        <w:t>16</w:t>
      </w:r>
      <w:r>
        <w:t xml:space="preserve">(3), e2004089. </w:t>
      </w:r>
      <w:hyperlink r:id="rId49">
        <w:r>
          <w:rPr>
            <w:rStyle w:val="Hyperlink"/>
          </w:rPr>
          <w:t>https://doi.org/10.1371/journal.pbio.2004089</w:t>
        </w:r>
      </w:hyperlink>
    </w:p>
    <w:p w14:paraId="7FCC1B43" w14:textId="77777777" w:rsidR="00167C5D" w:rsidRDefault="00000000">
      <w:pPr>
        <w:pStyle w:val="Bibliography"/>
      </w:pPr>
      <w:bookmarkStart w:id="2327" w:name="ref-Muijrers2000"/>
      <w:bookmarkEnd w:id="2326"/>
      <w:r>
        <w:t xml:space="preserve">Muijrers, J. (2000). Same degree, same effort? A patchwork of differing PhD requirements throughout Europe disadvantages graduate students and compromises the quality of science. </w:t>
      </w:r>
      <w:r>
        <w:rPr>
          <w:i/>
          <w:iCs/>
        </w:rPr>
        <w:t>EMBO Reports</w:t>
      </w:r>
      <w:r>
        <w:t xml:space="preserve">, </w:t>
      </w:r>
      <w:r>
        <w:rPr>
          <w:i/>
          <w:iCs/>
        </w:rPr>
        <w:t>1</w:t>
      </w:r>
      <w:r>
        <w:t xml:space="preserve">(6), 463–464. </w:t>
      </w:r>
      <w:hyperlink r:id="rId50">
        <w:r>
          <w:rPr>
            <w:rStyle w:val="Hyperlink"/>
          </w:rPr>
          <w:t>https://doi.org/10.1093/embo-reports/kvd119</w:t>
        </w:r>
      </w:hyperlink>
    </w:p>
    <w:p w14:paraId="543EE2AF" w14:textId="77777777" w:rsidR="00167C5D" w:rsidRDefault="00000000">
      <w:pPr>
        <w:pStyle w:val="Bibliography"/>
      </w:pPr>
      <w:bookmarkStart w:id="2328" w:name="ref-R-here"/>
      <w:bookmarkEnd w:id="2327"/>
      <w:r>
        <w:lastRenderedPageBreak/>
        <w:t xml:space="preserve">Müller, K. (2017). </w:t>
      </w:r>
      <w:r>
        <w:rPr>
          <w:i/>
          <w:iCs/>
        </w:rPr>
        <w:t>Here: A simpler way to find your files</w:t>
      </w:r>
      <w:r>
        <w:t>.</w:t>
      </w:r>
    </w:p>
    <w:p w14:paraId="0B8B2B78" w14:textId="77777777" w:rsidR="00167C5D" w:rsidRDefault="00000000">
      <w:pPr>
        <w:pStyle w:val="Bibliography"/>
      </w:pPr>
      <w:bookmarkStart w:id="2329" w:name="ref-Muller2014"/>
      <w:bookmarkEnd w:id="2328"/>
      <w:r>
        <w:t xml:space="preserve">Müller, R. (2014). Postdoctoral Life Scientists and Supervision Work in the Contemporary University: A Case Study of Changes in the Cultural Norms of Science. </w:t>
      </w:r>
      <w:r>
        <w:rPr>
          <w:i/>
          <w:iCs/>
        </w:rPr>
        <w:t>Minerva</w:t>
      </w:r>
      <w:r>
        <w:t xml:space="preserve">, </w:t>
      </w:r>
      <w:r>
        <w:rPr>
          <w:i/>
          <w:iCs/>
        </w:rPr>
        <w:t>52</w:t>
      </w:r>
      <w:r>
        <w:t xml:space="preserve">(3), 329–349. </w:t>
      </w:r>
      <w:hyperlink r:id="rId51">
        <w:r>
          <w:rPr>
            <w:rStyle w:val="Hyperlink"/>
          </w:rPr>
          <w:t>https://doi.org/10.1007/s11024-014-9257-y</w:t>
        </w:r>
      </w:hyperlink>
    </w:p>
    <w:p w14:paraId="750F508A" w14:textId="77777777" w:rsidR="00167C5D" w:rsidRDefault="00000000">
      <w:pPr>
        <w:pStyle w:val="Bibliography"/>
      </w:pPr>
      <w:bookmarkStart w:id="2330" w:name="ref-Muller2017"/>
      <w:bookmarkEnd w:id="2329"/>
      <w:r>
        <w:t xml:space="preserve">Müller, R., &amp; de Rijcke, S. (2017). Thinking with indicators. Exploring the epistemic impacts of academic performance indicators in the life sciences. </w:t>
      </w:r>
      <w:r>
        <w:rPr>
          <w:i/>
          <w:iCs/>
        </w:rPr>
        <w:t>Research Evaluation</w:t>
      </w:r>
      <w:r>
        <w:t xml:space="preserve">, </w:t>
      </w:r>
      <w:r>
        <w:rPr>
          <w:i/>
          <w:iCs/>
        </w:rPr>
        <w:t>26</w:t>
      </w:r>
      <w:r>
        <w:t xml:space="preserve">(3), 157–168. </w:t>
      </w:r>
      <w:hyperlink r:id="rId52">
        <w:r>
          <w:rPr>
            <w:rStyle w:val="Hyperlink"/>
          </w:rPr>
          <w:t>https://doi.org/10.1093/reseval/rvx023</w:t>
        </w:r>
      </w:hyperlink>
    </w:p>
    <w:p w14:paraId="6791B5F1" w14:textId="77777777" w:rsidR="00167C5D" w:rsidRDefault="00000000">
      <w:pPr>
        <w:pStyle w:val="Bibliography"/>
      </w:pPr>
      <w:bookmarkStart w:id="2331" w:name="ref-Nature2023"/>
      <w:bookmarkEnd w:id="2330"/>
      <w:r>
        <w:t xml:space="preserve">Nature. (2023). Nature welcomes Registered Reports. </w:t>
      </w:r>
      <w:r>
        <w:rPr>
          <w:i/>
          <w:iCs/>
        </w:rPr>
        <w:t>Nature</w:t>
      </w:r>
      <w:r>
        <w:t xml:space="preserve">, </w:t>
      </w:r>
      <w:r>
        <w:rPr>
          <w:i/>
          <w:iCs/>
        </w:rPr>
        <w:t>614</w:t>
      </w:r>
      <w:r>
        <w:t xml:space="preserve">(7949), 594–594. </w:t>
      </w:r>
      <w:hyperlink r:id="rId53">
        <w:r>
          <w:rPr>
            <w:rStyle w:val="Hyperlink"/>
          </w:rPr>
          <w:t>https://doi.org/10.1038/d41586-023-00506-2</w:t>
        </w:r>
      </w:hyperlink>
    </w:p>
    <w:p w14:paraId="25327D3C" w14:textId="77777777" w:rsidR="00251F6B" w:rsidRDefault="00000000">
      <w:pPr>
        <w:pStyle w:val="Bibliography"/>
        <w:rPr>
          <w:del w:id="2332" w:author="Author" w:date="2026-03-30T07:53:00Z" w16du:dateUtc="2026-03-30T05:53:00Z"/>
        </w:rPr>
      </w:pPr>
      <w:bookmarkStart w:id="2333" w:name="ref-NatureHumanBehaviour"/>
      <w:del w:id="2334" w:author="Author" w:date="2026-03-30T07:53:00Z" w16du:dateUtc="2026-03-30T05:53:00Z">
        <w:r>
          <w:delText xml:space="preserve">Nature Human Behaviour. (n.d.). </w:delText>
        </w:r>
        <w:r>
          <w:rPr>
            <w:i/>
            <w:iCs/>
          </w:rPr>
          <w:delText>Registered Reports</w:delText>
        </w:r>
        <w:r>
          <w:delText>. https://www.nature.com/nathumbehav/submission-guidelines/registeredreports.</w:delText>
        </w:r>
      </w:del>
    </w:p>
    <w:p w14:paraId="5BFDC979" w14:textId="77777777" w:rsidR="00167C5D" w:rsidRDefault="00000000">
      <w:pPr>
        <w:pStyle w:val="Bibliography"/>
      </w:pPr>
      <w:bookmarkStart w:id="2335" w:name="ref-OMahony2023"/>
      <w:bookmarkEnd w:id="2331"/>
      <w:bookmarkEnd w:id="2333"/>
      <w:r>
        <w:t xml:space="preserve">O’Mahony, A. (2023). </w:t>
      </w:r>
      <w:r>
        <w:rPr>
          <w:i/>
          <w:iCs/>
        </w:rPr>
        <w:t>Comparative analysis of Registered Reports and the standard research literature</w:t>
      </w:r>
      <w:r>
        <w:t xml:space="preserve"> (PhD thesis). Cardiff University.</w:t>
      </w:r>
    </w:p>
    <w:p w14:paraId="32270884" w14:textId="77777777" w:rsidR="00167C5D" w:rsidRDefault="00000000">
      <w:pPr>
        <w:pStyle w:val="Bibliography"/>
      </w:pPr>
      <w:bookmarkStart w:id="2336" w:name="ref-Odum2020"/>
      <w:bookmarkEnd w:id="2335"/>
      <w:r>
        <w:t xml:space="preserve">Odum, A. L., Becker, R. J., Haynes, J. M., Galizio, A., Frye, C. C. J., Downey, H., … Perez, D. M. (2020). Delay discounting of different outcomes: Review and theory. </w:t>
      </w:r>
      <w:r>
        <w:rPr>
          <w:i/>
          <w:iCs/>
        </w:rPr>
        <w:t>Journal of the Experimental Analysis of Behavior</w:t>
      </w:r>
      <w:r>
        <w:t xml:space="preserve">, </w:t>
      </w:r>
      <w:r>
        <w:rPr>
          <w:i/>
          <w:iCs/>
        </w:rPr>
        <w:t>113</w:t>
      </w:r>
      <w:r>
        <w:t xml:space="preserve">(3), 657–679. </w:t>
      </w:r>
      <w:hyperlink r:id="rId54">
        <w:r>
          <w:rPr>
            <w:rStyle w:val="Hyperlink"/>
          </w:rPr>
          <w:t>https://doi.org/10.1002/jeab.589</w:t>
        </w:r>
      </w:hyperlink>
    </w:p>
    <w:p w14:paraId="715DA19E" w14:textId="77777777" w:rsidR="00251F6B" w:rsidRDefault="00000000">
      <w:pPr>
        <w:pStyle w:val="Bibliography"/>
        <w:rPr>
          <w:del w:id="2337" w:author="Author" w:date="2026-03-30T07:53:00Z" w16du:dateUtc="2026-03-30T05:53:00Z"/>
        </w:rPr>
      </w:pPr>
      <w:bookmarkStart w:id="2338" w:name="ref-Paruzel-Czachura2021"/>
      <w:del w:id="2339" w:author="Author" w:date="2026-03-30T07:53:00Z" w16du:dateUtc="2026-03-30T05:53:00Z">
        <w:r>
          <w:delText xml:space="preserve">Paruzel-Czachura, M., Baran, L., &amp; Spendel, Z. (2021). Publish or be ethical? Publishing pressure and scientific misconduct in research. </w:delText>
        </w:r>
        <w:r>
          <w:rPr>
            <w:i/>
            <w:iCs/>
          </w:rPr>
          <w:delText>Research Ethics</w:delText>
        </w:r>
        <w:r>
          <w:delText xml:space="preserve">, </w:delText>
        </w:r>
        <w:r>
          <w:rPr>
            <w:i/>
            <w:iCs/>
          </w:rPr>
          <w:delText>17</w:delText>
        </w:r>
        <w:r>
          <w:delText xml:space="preserve">(3), 375–397. </w:delText>
        </w:r>
        <w:r>
          <w:fldChar w:fldCharType="begin"/>
        </w:r>
        <w:r>
          <w:delInstrText>HYPERLINK "https://doi.org/10.1177/1747016120980562" \h</w:delInstrText>
        </w:r>
        <w:r>
          <w:fldChar w:fldCharType="separate"/>
        </w:r>
        <w:r>
          <w:rPr>
            <w:rStyle w:val="Hyperlink"/>
          </w:rPr>
          <w:delText>https://doi.org/10.1177/1747016120980562</w:delText>
        </w:r>
        <w:r>
          <w:fldChar w:fldCharType="end"/>
        </w:r>
      </w:del>
    </w:p>
    <w:p w14:paraId="1E7E7677" w14:textId="77777777" w:rsidR="00167C5D" w:rsidRDefault="00000000">
      <w:pPr>
        <w:pStyle w:val="Bibliography"/>
      </w:pPr>
      <w:bookmarkStart w:id="2340" w:name="ref-R-base"/>
      <w:bookmarkEnd w:id="2336"/>
      <w:bookmarkEnd w:id="2338"/>
      <w:r>
        <w:lastRenderedPageBreak/>
        <w:t xml:space="preserve">R Core Team. (2019). </w:t>
      </w:r>
      <w:r>
        <w:rPr>
          <w:i/>
          <w:iCs/>
        </w:rPr>
        <w:t>R: A language and environment for statistical computing</w:t>
      </w:r>
      <w:r>
        <w:t>. Vienna, Austria: R Foundation for Statistical Computing.</w:t>
      </w:r>
    </w:p>
    <w:p w14:paraId="749363C8" w14:textId="77777777" w:rsidR="00167C5D" w:rsidRDefault="00000000">
      <w:pPr>
        <w:pStyle w:val="Bibliography"/>
      </w:pPr>
      <w:bookmarkStart w:id="2341" w:name="ref-Rosenthal1979"/>
      <w:bookmarkEnd w:id="2340"/>
      <w:r>
        <w:t xml:space="preserve">Rosenthal, R. (1979). The “File Drawer Problem” and tolerance for null results. </w:t>
      </w:r>
      <w:r>
        <w:rPr>
          <w:i/>
          <w:iCs/>
        </w:rPr>
        <w:t>Psychological Bulletin</w:t>
      </w:r>
      <w:r>
        <w:t xml:space="preserve">, </w:t>
      </w:r>
      <w:r>
        <w:rPr>
          <w:i/>
          <w:iCs/>
        </w:rPr>
        <w:t>86</w:t>
      </w:r>
      <w:r>
        <w:t xml:space="preserve">(3), 638–641. </w:t>
      </w:r>
      <w:hyperlink r:id="rId55">
        <w:r>
          <w:rPr>
            <w:rStyle w:val="Hyperlink"/>
          </w:rPr>
          <w:t>https://doi.org/10.1037/0033-2909.86.3.638</w:t>
        </w:r>
      </w:hyperlink>
    </w:p>
    <w:p w14:paraId="5567E478" w14:textId="77777777" w:rsidR="00167C5D" w:rsidRDefault="00000000">
      <w:pPr>
        <w:pStyle w:val="Bibliography"/>
      </w:pPr>
      <w:bookmarkStart w:id="2342" w:name="ref-RStudioTeam2019"/>
      <w:bookmarkEnd w:id="2341"/>
      <w:r>
        <w:t xml:space="preserve">RStudio Team. (2019). </w:t>
      </w:r>
      <w:r>
        <w:rPr>
          <w:i/>
          <w:iCs/>
        </w:rPr>
        <w:t>RStudio: Integrated development environment for r</w:t>
      </w:r>
      <w:r>
        <w:t>. Boston, MA: RStudio, Inc.</w:t>
      </w:r>
    </w:p>
    <w:p w14:paraId="0DB4B054" w14:textId="77777777" w:rsidR="00167C5D" w:rsidRDefault="00000000">
      <w:pPr>
        <w:pStyle w:val="Bibliography"/>
      </w:pPr>
      <w:bookmarkStart w:id="2343" w:name="ref-Scheel2021a"/>
      <w:bookmarkEnd w:id="2342"/>
      <w:r>
        <w:t xml:space="preserve">Scheel, A. M., Schijen, M. R. M. J., &amp; Lakens, D. (2021). An Excess of Positive Results: Comparing the Standard Psychology Literature With Registered Reports. </w:t>
      </w:r>
      <w:r>
        <w:rPr>
          <w:i/>
          <w:iCs/>
        </w:rPr>
        <w:t>Advances in Methods and Practices in Psychological Science</w:t>
      </w:r>
      <w:r>
        <w:t xml:space="preserve">, </w:t>
      </w:r>
      <w:r>
        <w:rPr>
          <w:i/>
          <w:iCs/>
        </w:rPr>
        <w:t>4</w:t>
      </w:r>
      <w:r>
        <w:t xml:space="preserve">(2), 251524592110074. </w:t>
      </w:r>
      <w:hyperlink r:id="rId56">
        <w:r>
          <w:rPr>
            <w:rStyle w:val="Hyperlink"/>
          </w:rPr>
          <w:t>https://doi.org/10.1177/25152459211007467</w:t>
        </w:r>
      </w:hyperlink>
    </w:p>
    <w:p w14:paraId="67DD4D19" w14:textId="77777777" w:rsidR="00167C5D" w:rsidRDefault="00000000">
      <w:pPr>
        <w:pStyle w:val="Bibliography"/>
      </w:pPr>
      <w:bookmarkStart w:id="2344" w:name="ref-Schimanski2018"/>
      <w:bookmarkEnd w:id="2343"/>
      <w:r>
        <w:t xml:space="preserve">Schimanski, L. A., &amp; Alperin, J. P. (2018). The evaluation of scholarship in academic promotion and tenure processes: Past, present, and future. </w:t>
      </w:r>
      <w:r>
        <w:rPr>
          <w:i/>
          <w:iCs/>
        </w:rPr>
        <w:t>F1000Research</w:t>
      </w:r>
      <w:r>
        <w:t xml:space="preserve">, </w:t>
      </w:r>
      <w:r>
        <w:rPr>
          <w:i/>
          <w:iCs/>
        </w:rPr>
        <w:t>7</w:t>
      </w:r>
      <w:r>
        <w:t xml:space="preserve">, 1605. </w:t>
      </w:r>
      <w:hyperlink r:id="rId57">
        <w:r>
          <w:rPr>
            <w:rStyle w:val="Hyperlink"/>
          </w:rPr>
          <w:t>https://doi.org/10.12688/f1000research.16493.1</w:t>
        </w:r>
      </w:hyperlink>
    </w:p>
    <w:p w14:paraId="0EE89AC7" w14:textId="77777777" w:rsidR="00251F6B" w:rsidRDefault="00000000">
      <w:pPr>
        <w:pStyle w:val="Bibliography"/>
        <w:rPr>
          <w:del w:id="2345" w:author="Author" w:date="2026-03-30T07:53:00Z" w16du:dateUtc="2026-03-30T05:53:00Z"/>
        </w:rPr>
      </w:pPr>
      <w:bookmarkStart w:id="2346" w:name="ref-Schonbrodt2018"/>
      <w:bookmarkEnd w:id="2344"/>
      <w:r>
        <w:t>Schönbrodt, F. D</w:t>
      </w:r>
      <w:del w:id="2347" w:author="Author" w:date="2026-03-30T07:53:00Z" w16du:dateUtc="2026-03-30T05:53:00Z">
        <w:r>
          <w:delText xml:space="preserve">. (2016). </w:delText>
        </w:r>
        <w:r>
          <w:rPr>
            <w:i/>
            <w:iCs/>
          </w:rPr>
          <w:delText>Changing hiring practices towards research transparency: The first open science statement in a professorship advertisement</w:delText>
        </w:r>
        <w:r>
          <w:delText>. Open Science Framework.</w:delText>
        </w:r>
      </w:del>
    </w:p>
    <w:p w14:paraId="2FE395F8" w14:textId="77777777" w:rsidR="00167C5D" w:rsidRDefault="00000000">
      <w:pPr>
        <w:pStyle w:val="Bibliography"/>
      </w:pPr>
      <w:del w:id="2348" w:author="Author" w:date="2026-03-30T07:53:00Z" w16du:dateUtc="2026-03-30T05:53:00Z">
        <w:r>
          <w:delText>Schönbrodt, F. D</w:delText>
        </w:r>
      </w:del>
      <w:r>
        <w:t xml:space="preserve">., Schramm, L. F. F., Etzel, F. T., Bergmann, C., Mellor, D. T., Schettino, A., … Wiehr, M. (2018). </w:t>
      </w:r>
      <w:r>
        <w:rPr>
          <w:i/>
          <w:iCs/>
        </w:rPr>
        <w:t>Academic job offers that mentioned open science</w:t>
      </w:r>
      <w:r>
        <w:t xml:space="preserve">. OSF. </w:t>
      </w:r>
      <w:hyperlink r:id="rId58">
        <w:r>
          <w:rPr>
            <w:rStyle w:val="Hyperlink"/>
          </w:rPr>
          <w:t>https://doi.org/10.17605/OSF.IO/7JBNT</w:t>
        </w:r>
      </w:hyperlink>
    </w:p>
    <w:p w14:paraId="48FD156C" w14:textId="77777777" w:rsidR="00167C5D" w:rsidRDefault="00000000">
      <w:pPr>
        <w:pStyle w:val="Bibliography"/>
      </w:pPr>
      <w:bookmarkStart w:id="2349" w:name="ref-Simmons2011"/>
      <w:bookmarkEnd w:id="2346"/>
      <w:r>
        <w:t xml:space="preserve">Simmons, J. P., Nelson, L. D., &amp; Simonsohn, U. (2011). False-Positive Psychology: Undisclosed Flexibility in Data Collection and Analysis Allows Presenting Anything as Significant. </w:t>
      </w:r>
      <w:r>
        <w:rPr>
          <w:i/>
          <w:iCs/>
        </w:rPr>
        <w:t>Psychological Science</w:t>
      </w:r>
      <w:r>
        <w:t xml:space="preserve">, </w:t>
      </w:r>
      <w:r>
        <w:rPr>
          <w:i/>
          <w:iCs/>
        </w:rPr>
        <w:t>22</w:t>
      </w:r>
      <w:r>
        <w:t xml:space="preserve">(11), 1359–1366. </w:t>
      </w:r>
      <w:hyperlink r:id="rId59">
        <w:r>
          <w:rPr>
            <w:rStyle w:val="Hyperlink"/>
          </w:rPr>
          <w:t>https://doi.org/10.1177/0956797611417632</w:t>
        </w:r>
      </w:hyperlink>
    </w:p>
    <w:p w14:paraId="302BB145" w14:textId="77777777" w:rsidR="00167C5D" w:rsidRDefault="00000000">
      <w:pPr>
        <w:pStyle w:val="Bibliography"/>
      </w:pPr>
      <w:bookmarkStart w:id="2350" w:name="ref-Simsek2024"/>
      <w:bookmarkEnd w:id="2349"/>
      <w:r>
        <w:lastRenderedPageBreak/>
        <w:t xml:space="preserve">Simsek, M., de Vaan, M., &amp; van de Rijt, A. (2024). Do grant proposal texts matter for funding decisions? A field experiment. </w:t>
      </w:r>
      <w:r>
        <w:rPr>
          <w:i/>
          <w:iCs/>
        </w:rPr>
        <w:t>Scientometrics</w:t>
      </w:r>
      <w:r>
        <w:t xml:space="preserve">, </w:t>
      </w:r>
      <w:r>
        <w:rPr>
          <w:i/>
          <w:iCs/>
        </w:rPr>
        <w:t>129</w:t>
      </w:r>
      <w:r>
        <w:t xml:space="preserve">(5), 2521–2532. </w:t>
      </w:r>
      <w:hyperlink r:id="rId60">
        <w:r>
          <w:rPr>
            <w:rStyle w:val="Hyperlink"/>
          </w:rPr>
          <w:t>https://doi.org/10.1007/s11192-024-04968-7</w:t>
        </w:r>
      </w:hyperlink>
    </w:p>
    <w:p w14:paraId="173C6029" w14:textId="77777777" w:rsidR="00167C5D" w:rsidRDefault="00000000">
      <w:pPr>
        <w:pStyle w:val="Bibliography"/>
      </w:pPr>
      <w:bookmarkStart w:id="2351" w:name="ref-Siontis2011"/>
      <w:bookmarkEnd w:id="2350"/>
      <w:r>
        <w:t xml:space="preserve">Siontis, K. C., Evangelou, E., &amp; Ioannidis, J. P. (2011). Magnitude of effects in clinical trials published in high-impact general medical journals. </w:t>
      </w:r>
      <w:r>
        <w:rPr>
          <w:i/>
          <w:iCs/>
        </w:rPr>
        <w:t>International Journal of Epidemiology</w:t>
      </w:r>
      <w:r>
        <w:t xml:space="preserve">, </w:t>
      </w:r>
      <w:r>
        <w:rPr>
          <w:i/>
          <w:iCs/>
        </w:rPr>
        <w:t>40</w:t>
      </w:r>
      <w:r>
        <w:t xml:space="preserve">(5), 1280–1291. </w:t>
      </w:r>
      <w:hyperlink r:id="rId61">
        <w:r>
          <w:rPr>
            <w:rStyle w:val="Hyperlink"/>
          </w:rPr>
          <w:t>https://doi.org/10.1093/ije/dyr095</w:t>
        </w:r>
      </w:hyperlink>
    </w:p>
    <w:p w14:paraId="0241D24D" w14:textId="77777777" w:rsidR="00167C5D" w:rsidRDefault="00000000">
      <w:pPr>
        <w:pStyle w:val="Bibliography"/>
      </w:pPr>
      <w:bookmarkStart w:id="2352" w:name="ref-Smaldino2016"/>
      <w:bookmarkEnd w:id="2351"/>
      <w:r>
        <w:t xml:space="preserve">Smaldino, P. E., &amp; McElreath, R. (2016). The natural selection of bad science. </w:t>
      </w:r>
      <w:r>
        <w:rPr>
          <w:i/>
          <w:iCs/>
        </w:rPr>
        <w:t>Royal Society Open Science</w:t>
      </w:r>
      <w:r>
        <w:t xml:space="preserve">, </w:t>
      </w:r>
      <w:r>
        <w:rPr>
          <w:i/>
          <w:iCs/>
        </w:rPr>
        <w:t>3</w:t>
      </w:r>
      <w:r>
        <w:t xml:space="preserve">, 160384. </w:t>
      </w:r>
      <w:hyperlink r:id="rId62">
        <w:r>
          <w:rPr>
            <w:rStyle w:val="Hyperlink"/>
          </w:rPr>
          <w:t>https://doi.org/10.1098/rsos.160384</w:t>
        </w:r>
      </w:hyperlink>
    </w:p>
    <w:p w14:paraId="322D7970" w14:textId="77777777" w:rsidR="00167C5D" w:rsidRDefault="00000000">
      <w:pPr>
        <w:pStyle w:val="Bibliography"/>
      </w:pPr>
      <w:bookmarkStart w:id="2353" w:name="ref-Snyder2021"/>
      <w:bookmarkEnd w:id="2352"/>
      <w:r>
        <w:t xml:space="preserve">Snyder, R. E., Ellner, S. P., &amp; Hooker, G. (2021). Time and Chance: Using Age Partitioning to Understand How Luck Drives Variation in Reproductive Success. </w:t>
      </w:r>
      <w:r>
        <w:rPr>
          <w:i/>
          <w:iCs/>
        </w:rPr>
        <w:t>The American Naturalist</w:t>
      </w:r>
      <w:r>
        <w:t xml:space="preserve">, </w:t>
      </w:r>
      <w:r>
        <w:rPr>
          <w:i/>
          <w:iCs/>
        </w:rPr>
        <w:t>197</w:t>
      </w:r>
      <w:r>
        <w:t xml:space="preserve">(4), E110–E128. </w:t>
      </w:r>
      <w:hyperlink r:id="rId63">
        <w:r>
          <w:rPr>
            <w:rStyle w:val="Hyperlink"/>
          </w:rPr>
          <w:t>https://doi.org/10.1086/712874</w:t>
        </w:r>
      </w:hyperlink>
    </w:p>
    <w:p w14:paraId="159890A3" w14:textId="77777777" w:rsidR="00167C5D" w:rsidRDefault="00000000">
      <w:pPr>
        <w:pStyle w:val="Bibliography"/>
      </w:pPr>
      <w:bookmarkStart w:id="2354" w:name="ref-Soderberg2021"/>
      <w:bookmarkEnd w:id="2353"/>
      <w:r>
        <w:t xml:space="preserve">Soderberg, C. K., Errington, T. M., Schiavone, S. R., Bottesini, J., Thorn, F. S., Vazire, S., … Nosek, B. A. (2021). Initial evidence of research quality of registered reports compared with the standard publishing model. </w:t>
      </w:r>
      <w:r>
        <w:rPr>
          <w:i/>
          <w:iCs/>
        </w:rPr>
        <w:t>Nature Human Behaviour</w:t>
      </w:r>
      <w:r>
        <w:t xml:space="preserve">, </w:t>
      </w:r>
      <w:r>
        <w:rPr>
          <w:i/>
          <w:iCs/>
        </w:rPr>
        <w:t>5</w:t>
      </w:r>
      <w:r>
        <w:t xml:space="preserve">(8), 990–997. </w:t>
      </w:r>
      <w:hyperlink r:id="rId64">
        <w:r>
          <w:rPr>
            <w:rStyle w:val="Hyperlink"/>
          </w:rPr>
          <w:t>https://doi.org/10.1038/s41562-021-01142-4</w:t>
        </w:r>
      </w:hyperlink>
    </w:p>
    <w:p w14:paraId="1CD13CCD" w14:textId="77777777" w:rsidR="00251F6B" w:rsidRDefault="00000000">
      <w:pPr>
        <w:pStyle w:val="Bibliography"/>
        <w:rPr>
          <w:del w:id="2355" w:author="Author" w:date="2026-03-30T07:53:00Z" w16du:dateUtc="2026-03-30T05:53:00Z"/>
        </w:rPr>
      </w:pPr>
      <w:bookmarkStart w:id="2356" w:name="ref-Stefan2023"/>
      <w:del w:id="2357" w:author="Author" w:date="2026-03-30T07:53:00Z" w16du:dateUtc="2026-03-30T05:53:00Z">
        <w:r>
          <w:delText xml:space="preserve">Stefan, A. M., &amp; Schönbrodt, F. D. (2023). Big little lies: A compendium and simulation of p-hacking strategies. </w:delText>
        </w:r>
        <w:r>
          <w:rPr>
            <w:i/>
            <w:iCs/>
          </w:rPr>
          <w:delText>Royal Society Open Science</w:delText>
        </w:r>
        <w:r>
          <w:delText xml:space="preserve">, </w:delText>
        </w:r>
        <w:r>
          <w:rPr>
            <w:i/>
            <w:iCs/>
          </w:rPr>
          <w:delText>10</w:delText>
        </w:r>
        <w:r>
          <w:delText xml:space="preserve">(2), 220346. </w:delText>
        </w:r>
        <w:r>
          <w:fldChar w:fldCharType="begin"/>
        </w:r>
        <w:r>
          <w:delInstrText>HYPERLINK "https://doi.org/10.1098/rsos.220346" \h</w:delInstrText>
        </w:r>
        <w:r>
          <w:fldChar w:fldCharType="separate"/>
        </w:r>
        <w:r>
          <w:rPr>
            <w:rStyle w:val="Hyperlink"/>
          </w:rPr>
          <w:delText>https://doi.org/10.1098/rsos.220346</w:delText>
        </w:r>
        <w:r>
          <w:fldChar w:fldCharType="end"/>
        </w:r>
      </w:del>
    </w:p>
    <w:p w14:paraId="18F18A9E" w14:textId="77777777" w:rsidR="00167C5D" w:rsidRDefault="00000000">
      <w:pPr>
        <w:pStyle w:val="Bibliography"/>
      </w:pPr>
      <w:bookmarkStart w:id="2358" w:name="ref-Tijdink2013"/>
      <w:bookmarkEnd w:id="2354"/>
      <w:bookmarkEnd w:id="2356"/>
      <w:r>
        <w:t xml:space="preserve">Tijdink, J. K., Vergouwen, A. C. M., &amp; Smulders, Y. M. (2013). Publication Pressure and Burn Out among Dutch Medical Professors: A Nationwide Survey. </w:t>
      </w:r>
      <w:r>
        <w:rPr>
          <w:i/>
          <w:iCs/>
        </w:rPr>
        <w:t>PLOS ONE</w:t>
      </w:r>
      <w:r>
        <w:t xml:space="preserve">, </w:t>
      </w:r>
      <w:r>
        <w:rPr>
          <w:i/>
          <w:iCs/>
        </w:rPr>
        <w:t>8</w:t>
      </w:r>
      <w:r>
        <w:t xml:space="preserve">(9), e73381. </w:t>
      </w:r>
      <w:hyperlink r:id="rId65">
        <w:r>
          <w:rPr>
            <w:rStyle w:val="Hyperlink"/>
          </w:rPr>
          <w:t>https://doi.org/10.1371/journal.pone.0073381</w:t>
        </w:r>
      </w:hyperlink>
    </w:p>
    <w:p w14:paraId="055F9B3B" w14:textId="77777777" w:rsidR="00167C5D" w:rsidRDefault="00000000">
      <w:pPr>
        <w:pStyle w:val="Bibliography"/>
      </w:pPr>
      <w:bookmarkStart w:id="2359" w:name="ref-Tiokhin2021a"/>
      <w:bookmarkEnd w:id="2358"/>
      <w:r>
        <w:lastRenderedPageBreak/>
        <w:t xml:space="preserve">Tiokhin, L., Yan, M., &amp; Morgan, T. J. H. (2021). Competition for priority harms the reliability of science, but reforms can help. </w:t>
      </w:r>
      <w:r>
        <w:rPr>
          <w:i/>
          <w:iCs/>
        </w:rPr>
        <w:t>Nature Human Behaviour</w:t>
      </w:r>
      <w:r>
        <w:t xml:space="preserve">, </w:t>
      </w:r>
      <w:r>
        <w:rPr>
          <w:i/>
          <w:iCs/>
        </w:rPr>
        <w:t>5</w:t>
      </w:r>
      <w:r>
        <w:t xml:space="preserve">(7), 857–867. </w:t>
      </w:r>
      <w:hyperlink r:id="rId66">
        <w:r>
          <w:rPr>
            <w:rStyle w:val="Hyperlink"/>
          </w:rPr>
          <w:t>https://doi.org/10.1038/s41562-020-01040-1</w:t>
        </w:r>
      </w:hyperlink>
    </w:p>
    <w:p w14:paraId="3FD2D304" w14:textId="77777777" w:rsidR="00167C5D" w:rsidRDefault="00000000">
      <w:pPr>
        <w:pStyle w:val="Bibliography"/>
      </w:pPr>
      <w:bookmarkStart w:id="2360" w:name="ref-Traag2021"/>
      <w:bookmarkEnd w:id="2359"/>
      <w:r>
        <w:t xml:space="preserve">Traag, V. A. (2021). Inferring the causal effect of journals on citations. </w:t>
      </w:r>
      <w:r>
        <w:rPr>
          <w:i/>
          <w:iCs/>
        </w:rPr>
        <w:t>Quantitative Science Studies</w:t>
      </w:r>
      <w:r>
        <w:t xml:space="preserve">, </w:t>
      </w:r>
      <w:r>
        <w:rPr>
          <w:i/>
          <w:iCs/>
        </w:rPr>
        <w:t>2</w:t>
      </w:r>
      <w:r>
        <w:t xml:space="preserve">(2), 496–504. </w:t>
      </w:r>
      <w:hyperlink r:id="rId67">
        <w:r>
          <w:rPr>
            <w:rStyle w:val="Hyperlink"/>
          </w:rPr>
          <w:t>https://doi.org/10.1162/qss_a_00128</w:t>
        </w:r>
      </w:hyperlink>
    </w:p>
    <w:p w14:paraId="137565BF" w14:textId="77777777" w:rsidR="00251F6B" w:rsidRDefault="00000000">
      <w:pPr>
        <w:pStyle w:val="Bibliography"/>
        <w:rPr>
          <w:del w:id="2361" w:author="Author" w:date="2026-03-30T07:53:00Z" w16du:dateUtc="2026-03-30T05:53:00Z"/>
        </w:rPr>
      </w:pPr>
      <w:bookmarkStart w:id="2362" w:name="ref-vanDalen2012"/>
      <w:bookmarkEnd w:id="2360"/>
      <w:r>
        <w:t>van Dalen, H. P</w:t>
      </w:r>
      <w:del w:id="2363" w:author="Author" w:date="2026-03-30T07:53:00Z" w16du:dateUtc="2026-03-30T05:53:00Z">
        <w:r>
          <w:delText xml:space="preserve">. (2021). How the publish-or-perish principle divides a science: The case of economists. </w:delText>
        </w:r>
        <w:r>
          <w:rPr>
            <w:i/>
            <w:iCs/>
          </w:rPr>
          <w:delText>Scientometrics</w:delText>
        </w:r>
        <w:r>
          <w:delText xml:space="preserve">, </w:delText>
        </w:r>
        <w:r>
          <w:rPr>
            <w:i/>
            <w:iCs/>
          </w:rPr>
          <w:delText>126</w:delText>
        </w:r>
        <w:r>
          <w:delText xml:space="preserve">(2), 1675–1694. </w:delText>
        </w:r>
        <w:r>
          <w:fldChar w:fldCharType="begin"/>
        </w:r>
        <w:r>
          <w:delInstrText>HYPERLINK "https://doi.org/10.1007/s11192-020-03786-x" \h</w:delInstrText>
        </w:r>
        <w:r>
          <w:fldChar w:fldCharType="separate"/>
        </w:r>
        <w:r>
          <w:rPr>
            <w:rStyle w:val="Hyperlink"/>
          </w:rPr>
          <w:delText>https://doi.org/10.1007/s11192-020-03786-x</w:delText>
        </w:r>
        <w:r>
          <w:fldChar w:fldCharType="end"/>
        </w:r>
      </w:del>
    </w:p>
    <w:p w14:paraId="15F61D38" w14:textId="77777777" w:rsidR="00167C5D" w:rsidRDefault="00000000">
      <w:pPr>
        <w:pStyle w:val="Bibliography"/>
      </w:pPr>
      <w:del w:id="2364" w:author="Author" w:date="2026-03-30T07:53:00Z" w16du:dateUtc="2026-03-30T05:53:00Z">
        <w:r>
          <w:delText>van Dalen, H. P</w:delText>
        </w:r>
      </w:del>
      <w:r>
        <w:t xml:space="preserve">., &amp; Henkens, K. (2012). Intended and unintended consequences of a publish-or-perish culture: A worldwide survey. </w:t>
      </w:r>
      <w:r>
        <w:rPr>
          <w:i/>
          <w:iCs/>
        </w:rPr>
        <w:t>Journal of the American Society for Information Science and Technology</w:t>
      </w:r>
      <w:r>
        <w:t xml:space="preserve">, </w:t>
      </w:r>
      <w:r>
        <w:rPr>
          <w:i/>
          <w:iCs/>
        </w:rPr>
        <w:t>63</w:t>
      </w:r>
      <w:r>
        <w:t xml:space="preserve">(7), 1282–1293. </w:t>
      </w:r>
      <w:hyperlink r:id="rId68">
        <w:r>
          <w:rPr>
            <w:rStyle w:val="Hyperlink"/>
          </w:rPr>
          <w:t>https://doi.org/10.1002/asi.22636</w:t>
        </w:r>
      </w:hyperlink>
    </w:p>
    <w:p w14:paraId="1DCB9BE0" w14:textId="77777777" w:rsidR="00167C5D" w:rsidRDefault="00000000">
      <w:pPr>
        <w:pStyle w:val="Bibliography"/>
      </w:pPr>
      <w:bookmarkStart w:id="2365" w:name="ref-vandenBesselaar2009"/>
      <w:bookmarkEnd w:id="2362"/>
      <w:r>
        <w:t xml:space="preserve">van den Besselaar, P., &amp; Leydesdorff, L. (2009). Past performance, peer review and project selection: A case study in the social and behavioral sciences. </w:t>
      </w:r>
      <w:r>
        <w:rPr>
          <w:i/>
          <w:iCs/>
        </w:rPr>
        <w:t>Research Evaluation</w:t>
      </w:r>
      <w:r>
        <w:t xml:space="preserve">, </w:t>
      </w:r>
      <w:r>
        <w:rPr>
          <w:i/>
          <w:iCs/>
        </w:rPr>
        <w:t>18</w:t>
      </w:r>
      <w:r>
        <w:t xml:space="preserve">(4), 273–288. </w:t>
      </w:r>
      <w:hyperlink r:id="rId69">
        <w:r>
          <w:rPr>
            <w:rStyle w:val="Hyperlink"/>
          </w:rPr>
          <w:t>https://doi.org/10.3152/095820209X475360</w:t>
        </w:r>
      </w:hyperlink>
    </w:p>
    <w:p w14:paraId="2727B280" w14:textId="77777777" w:rsidR="00167C5D" w:rsidRDefault="00000000">
      <w:pPr>
        <w:pStyle w:val="Bibliography"/>
      </w:pPr>
      <w:bookmarkStart w:id="2366" w:name="ref-vanDijk2014"/>
      <w:bookmarkEnd w:id="2365"/>
      <w:r>
        <w:t xml:space="preserve">van Dijk, D., Manor, O., &amp; Carey, L. B. (2014). Publication metrics and success on the academic job market. </w:t>
      </w:r>
      <w:r>
        <w:rPr>
          <w:i/>
          <w:iCs/>
        </w:rPr>
        <w:t>Current Biology</w:t>
      </w:r>
      <w:r>
        <w:t xml:space="preserve">, </w:t>
      </w:r>
      <w:r>
        <w:rPr>
          <w:i/>
          <w:iCs/>
        </w:rPr>
        <w:t>24</w:t>
      </w:r>
      <w:r>
        <w:t xml:space="preserve">(11), R516–R517. </w:t>
      </w:r>
      <w:hyperlink r:id="rId70">
        <w:r>
          <w:rPr>
            <w:rStyle w:val="Hyperlink"/>
          </w:rPr>
          <w:t>https://doi.org/10.1016/j.cub.2014.04.039</w:t>
        </w:r>
      </w:hyperlink>
    </w:p>
    <w:p w14:paraId="57294B31" w14:textId="77777777" w:rsidR="00251F6B" w:rsidRDefault="00000000">
      <w:pPr>
        <w:pStyle w:val="Bibliography"/>
        <w:rPr>
          <w:del w:id="2367" w:author="Author" w:date="2026-03-30T07:53:00Z" w16du:dateUtc="2026-03-30T05:53:00Z"/>
        </w:rPr>
      </w:pPr>
      <w:bookmarkStart w:id="2368" w:name="ref-Waaijer2018"/>
      <w:del w:id="2369" w:author="Author" w:date="2026-03-30T07:53:00Z" w16du:dateUtc="2026-03-30T05:53:00Z">
        <w:r>
          <w:delText xml:space="preserve">Waaijer, C. J. F., Teelken, C., Wouters, P. F., &amp; van der Weijden, I. C. M. (2018). Competition in Science: Links Between Publication Pressure, Grant Pressure and the Academic Job Market. </w:delText>
        </w:r>
        <w:r>
          <w:rPr>
            <w:i/>
            <w:iCs/>
          </w:rPr>
          <w:delText>Higher Education Policy</w:delText>
        </w:r>
        <w:r>
          <w:delText xml:space="preserve">, </w:delText>
        </w:r>
        <w:r>
          <w:rPr>
            <w:i/>
            <w:iCs/>
          </w:rPr>
          <w:delText>31</w:delText>
        </w:r>
        <w:r>
          <w:delText xml:space="preserve">(2), 225–243. </w:delText>
        </w:r>
        <w:r>
          <w:fldChar w:fldCharType="begin"/>
        </w:r>
        <w:r>
          <w:delInstrText>HYPERLINK "https://doi.org/10.1057/s41307-017-0051-y" \h</w:delInstrText>
        </w:r>
        <w:r>
          <w:fldChar w:fldCharType="separate"/>
        </w:r>
        <w:r>
          <w:rPr>
            <w:rStyle w:val="Hyperlink"/>
          </w:rPr>
          <w:delText>https://doi.org/10.1057/s41307-017-0051-y</w:delText>
        </w:r>
        <w:r>
          <w:fldChar w:fldCharType="end"/>
        </w:r>
      </w:del>
    </w:p>
    <w:p w14:paraId="38F78EF9" w14:textId="77777777" w:rsidR="00167C5D" w:rsidRDefault="00000000">
      <w:pPr>
        <w:pStyle w:val="Bibliography"/>
      </w:pPr>
      <w:bookmarkStart w:id="2370" w:name="ref-Wacholder2004"/>
      <w:bookmarkEnd w:id="2366"/>
      <w:bookmarkEnd w:id="2368"/>
      <w:r>
        <w:lastRenderedPageBreak/>
        <w:t xml:space="preserve">Wacholder, S., Chanock, S., Garcia-Closas, M., El Ghormli, L., &amp; Rothman, N. (2004). Assessing the Probability That a Positive Report is False: An Approach for Molecular Epidemiology Studies. </w:t>
      </w:r>
      <w:r>
        <w:rPr>
          <w:i/>
          <w:iCs/>
        </w:rPr>
        <w:t>JNCI Journal of the National Cancer Institute</w:t>
      </w:r>
      <w:r>
        <w:t xml:space="preserve">, </w:t>
      </w:r>
      <w:r>
        <w:rPr>
          <w:i/>
          <w:iCs/>
        </w:rPr>
        <w:t>96</w:t>
      </w:r>
      <w:r>
        <w:t xml:space="preserve">(6), 434–442. </w:t>
      </w:r>
      <w:hyperlink r:id="rId71">
        <w:r>
          <w:rPr>
            <w:rStyle w:val="Hyperlink"/>
          </w:rPr>
          <w:t>https://doi.org/10.1093/jnci/djh075</w:t>
        </w:r>
      </w:hyperlink>
    </w:p>
    <w:p w14:paraId="0C34C253" w14:textId="77777777" w:rsidR="00167C5D" w:rsidRDefault="00000000">
      <w:pPr>
        <w:pStyle w:val="Bibliography"/>
      </w:pPr>
      <w:bookmarkStart w:id="2371" w:name="ref-Wagenmakers2012a"/>
      <w:bookmarkEnd w:id="2370"/>
      <w:r>
        <w:t xml:space="preserve">Wagenmakers, E.-J., Wetzels, R., Borsboom, D., van der Maas, H. L. J., &amp; Kievit, R. A. (2012). An Agenda for Purely Confirmatory Research. </w:t>
      </w:r>
      <w:r>
        <w:rPr>
          <w:i/>
          <w:iCs/>
        </w:rPr>
        <w:t>Perspectives on Psychological Science</w:t>
      </w:r>
      <w:r>
        <w:t xml:space="preserve">, </w:t>
      </w:r>
      <w:r>
        <w:rPr>
          <w:i/>
          <w:iCs/>
        </w:rPr>
        <w:t>7</w:t>
      </w:r>
      <w:r>
        <w:t xml:space="preserve">(6), 632–638. </w:t>
      </w:r>
      <w:hyperlink r:id="rId72">
        <w:r>
          <w:rPr>
            <w:rStyle w:val="Hyperlink"/>
          </w:rPr>
          <w:t>https://doi.org/10.1177/1745691612463078</w:t>
        </w:r>
      </w:hyperlink>
    </w:p>
    <w:p w14:paraId="5F0F91CA" w14:textId="77777777" w:rsidR="00167C5D" w:rsidRDefault="00000000">
      <w:pPr>
        <w:pStyle w:val="Bibliography"/>
      </w:pPr>
      <w:bookmarkStart w:id="2372" w:name="ref-Wallach1994"/>
      <w:bookmarkEnd w:id="2371"/>
      <w:r>
        <w:t xml:space="preserve">Wallach, L., &amp; Wallach, M. A. (1994). Gergen versus the mainstream: Are hypotheses in social psychology subject to empirical test? </w:t>
      </w:r>
      <w:r>
        <w:rPr>
          <w:i/>
          <w:iCs/>
        </w:rPr>
        <w:t>Journal of Personality and Social Psychology</w:t>
      </w:r>
      <w:r>
        <w:t xml:space="preserve">, </w:t>
      </w:r>
      <w:r>
        <w:rPr>
          <w:i/>
          <w:iCs/>
        </w:rPr>
        <w:t>67</w:t>
      </w:r>
      <w:r>
        <w:t xml:space="preserve">(2), 233–242. </w:t>
      </w:r>
      <w:hyperlink r:id="rId73">
        <w:r>
          <w:rPr>
            <w:rStyle w:val="Hyperlink"/>
          </w:rPr>
          <w:t>https://doi.org/10.1037/0022-3514.67.2.233</w:t>
        </w:r>
      </w:hyperlink>
    </w:p>
    <w:p w14:paraId="7358CF97" w14:textId="77777777" w:rsidR="00167C5D" w:rsidRDefault="00000000">
      <w:pPr>
        <w:pStyle w:val="Bibliography"/>
      </w:pPr>
      <w:bookmarkStart w:id="2373" w:name="ref-R-ggplot2"/>
      <w:bookmarkEnd w:id="2372"/>
      <w:r>
        <w:t xml:space="preserve">Wickham, H. (2016). </w:t>
      </w:r>
      <w:r>
        <w:rPr>
          <w:i/>
          <w:iCs/>
        </w:rPr>
        <w:t>Ggplot2: Elegant graphics for data analysis</w:t>
      </w:r>
      <w:r>
        <w:t>. Springer-Verlag New York.</w:t>
      </w:r>
    </w:p>
    <w:p w14:paraId="3120D28F" w14:textId="77777777" w:rsidR="00167C5D" w:rsidRDefault="00000000">
      <w:pPr>
        <w:pStyle w:val="Bibliography"/>
      </w:pPr>
      <w:bookmarkStart w:id="2374" w:name="ref-R-stringr"/>
      <w:bookmarkEnd w:id="2373"/>
      <w:r>
        <w:t xml:space="preserve">Wickham, H. (2023). </w:t>
      </w:r>
      <w:r>
        <w:rPr>
          <w:i/>
          <w:iCs/>
        </w:rPr>
        <w:t>Stringr: Simple, consistent wrappers for common string operations</w:t>
      </w:r>
      <w:r>
        <w:t xml:space="preserve">. Retrieved from </w:t>
      </w:r>
      <w:hyperlink r:id="rId74">
        <w:r>
          <w:rPr>
            <w:rStyle w:val="Hyperlink"/>
          </w:rPr>
          <w:t>https://CRAN.R-project.org/package=stringr</w:t>
        </w:r>
      </w:hyperlink>
    </w:p>
    <w:p w14:paraId="533A97C8" w14:textId="77777777" w:rsidR="00167C5D" w:rsidRDefault="00000000">
      <w:pPr>
        <w:pStyle w:val="Bibliography"/>
      </w:pPr>
      <w:bookmarkStart w:id="2375" w:name="ref-Winterhalder1999"/>
      <w:bookmarkEnd w:id="2374"/>
      <w:r>
        <w:t xml:space="preserve">Winterhalder, B., Lu, F., &amp; Tucker, B. (1999). Risk-senstive adaptive tactics: Models and evidence from subsistence studies in biology and anthropology. </w:t>
      </w:r>
      <w:r>
        <w:rPr>
          <w:i/>
          <w:iCs/>
        </w:rPr>
        <w:t>Journal of Archaeological Research</w:t>
      </w:r>
      <w:r>
        <w:t xml:space="preserve">, </w:t>
      </w:r>
      <w:r>
        <w:rPr>
          <w:i/>
          <w:iCs/>
        </w:rPr>
        <w:t>7</w:t>
      </w:r>
      <w:r>
        <w:t xml:space="preserve">(4), 301–348. </w:t>
      </w:r>
      <w:hyperlink r:id="rId75">
        <w:r>
          <w:rPr>
            <w:rStyle w:val="Hyperlink"/>
          </w:rPr>
          <w:t>https://doi.org/10.1007/BF02446047</w:t>
        </w:r>
      </w:hyperlink>
    </w:p>
    <w:p w14:paraId="09DDB9B6" w14:textId="77777777" w:rsidR="00167C5D" w:rsidRDefault="00000000">
      <w:pPr>
        <w:pStyle w:val="Bibliography"/>
      </w:pPr>
      <w:bookmarkStart w:id="2376" w:name="ref-R-knitr"/>
      <w:bookmarkEnd w:id="2375"/>
      <w:r>
        <w:t xml:space="preserve">Xie, Y. (2015). </w:t>
      </w:r>
      <w:r>
        <w:rPr>
          <w:i/>
          <w:iCs/>
        </w:rPr>
        <w:t>Dynamic documents with R and knitr</w:t>
      </w:r>
      <w:r>
        <w:t xml:space="preserve"> (2nd ed.). Boca Raton, Florida: Chapman and Hall/CRC.</w:t>
      </w:r>
    </w:p>
    <w:p w14:paraId="1A2A3DBB" w14:textId="77777777" w:rsidR="00167C5D" w:rsidRDefault="00000000">
      <w:pPr>
        <w:pStyle w:val="Bibliography"/>
      </w:pPr>
      <w:bookmarkStart w:id="2377" w:name="ref-R-bookdown"/>
      <w:bookmarkEnd w:id="2376"/>
      <w:r>
        <w:t xml:space="preserve">Xie, Y. (2016). </w:t>
      </w:r>
      <w:r>
        <w:rPr>
          <w:i/>
          <w:iCs/>
        </w:rPr>
        <w:t>Bookdown: Authoring books and technical documents with R markdown</w:t>
      </w:r>
      <w:r>
        <w:t>. Boca Raton, Florida: Chapman and Hall/CRC.</w:t>
      </w:r>
    </w:p>
    <w:p w14:paraId="618EF4C4" w14:textId="77777777" w:rsidR="00167C5D" w:rsidRDefault="00000000">
      <w:pPr>
        <w:pStyle w:val="Bibliography"/>
      </w:pPr>
      <w:bookmarkStart w:id="2378" w:name="ref-R-rmarkdown"/>
      <w:bookmarkEnd w:id="2377"/>
      <w:r>
        <w:lastRenderedPageBreak/>
        <w:t xml:space="preserve">Xie, Y., Allaire, J. J., &amp; Grolemund, G. (2018). </w:t>
      </w:r>
      <w:r>
        <w:rPr>
          <w:i/>
          <w:iCs/>
        </w:rPr>
        <w:t>R markdown: The definitive guide</w:t>
      </w:r>
      <w:r>
        <w:t>. Boca Raton, Florida: Chapman and Hall/CRC.</w:t>
      </w:r>
      <w:bookmarkEnd w:id="2259"/>
      <w:bookmarkEnd w:id="2262"/>
      <w:bookmarkEnd w:id="2378"/>
    </w:p>
    <w:sectPr w:rsidR="00167C5D" w:rsidSect="00084144">
      <w:headerReference w:type="even" r:id="rId76"/>
      <w:headerReference w:type="default" r:id="rId77"/>
      <w:footerReference w:type="default" r:id="rId78"/>
      <w:headerReference w:type="first" r:id="rId79"/>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365AF" w14:textId="77777777" w:rsidR="00117BBC" w:rsidRDefault="00117BBC">
      <w:pPr>
        <w:spacing w:before="0" w:after="0" w:line="240" w:lineRule="auto"/>
      </w:pPr>
      <w:r>
        <w:separator/>
      </w:r>
    </w:p>
  </w:endnote>
  <w:endnote w:type="continuationSeparator" w:id="0">
    <w:p w14:paraId="58BC0949" w14:textId="77777777" w:rsidR="00117BBC" w:rsidRDefault="00117B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745B" w14:textId="77777777" w:rsidR="003449CE" w:rsidRDefault="00344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92C7A" w14:textId="77777777" w:rsidR="00117BBC" w:rsidRDefault="00117BBC">
      <w:pPr>
        <w:spacing w:before="0" w:after="0" w:line="240" w:lineRule="auto"/>
      </w:pPr>
      <w:r>
        <w:separator/>
      </w:r>
    </w:p>
  </w:footnote>
  <w:footnote w:type="continuationSeparator" w:id="0">
    <w:p w14:paraId="42027E31" w14:textId="77777777" w:rsidR="00117BBC" w:rsidRDefault="00117BBC">
      <w:pPr>
        <w:spacing w:before="0" w:after="0" w:line="240" w:lineRule="auto"/>
      </w:pPr>
      <w:r>
        <w:continuationSeparator/>
      </w:r>
    </w:p>
  </w:footnote>
  <w:footnote w:id="1">
    <w:p w14:paraId="6FBAEE21" w14:textId="77777777" w:rsidR="00167C5D" w:rsidRDefault="00000000">
      <w:pPr>
        <w:pStyle w:val="FootnoteText"/>
      </w:pPr>
      <w:r>
        <w:rPr>
          <w:rStyle w:val="FootnoteReference"/>
        </w:rPr>
        <w:footnoteRef/>
      </w:r>
      <w:r>
        <w:t xml:space="preserve"> Of course authors may still </w:t>
      </w:r>
      <w:del w:id="193" w:author="Author" w:date="2026-03-30T07:53:00Z" w16du:dateUtc="2026-03-30T05:53:00Z">
        <w:r>
          <w:delText>be biased themselves, for example because they are hoping to find supporting evidence for their own theories. However, behaviour motivated by such biases would not increase publication chances in a Registered Report, and</w:delText>
        </w:r>
      </w:del>
      <w:ins w:id="194" w:author="Author" w:date="2026-03-30T07:53:00Z" w16du:dateUtc="2026-03-30T05:53:00Z">
        <w:r>
          <w:t>prefer certain results over others, but</w:t>
        </w:r>
      </w:ins>
      <w:r>
        <w:t xml:space="preserve"> the two-stage review process is designed to minimise </w:t>
      </w:r>
      <w:del w:id="195" w:author="Author" w:date="2026-03-30T07:53:00Z" w16du:dateUtc="2026-03-30T05:53:00Z">
        <w:r>
          <w:delText>their</w:delText>
        </w:r>
      </w:del>
      <w:ins w:id="196" w:author="Author" w:date="2026-03-30T07:53:00Z" w16du:dateUtc="2026-03-30T05:53:00Z">
        <w:r>
          <w:t>the</w:t>
        </w:r>
      </w:ins>
      <w:r>
        <w:t xml:space="preserve"> influence </w:t>
      </w:r>
      <w:ins w:id="197" w:author="Author" w:date="2026-03-30T07:53:00Z" w16du:dateUtc="2026-03-30T05:53:00Z">
        <w:r>
          <w:t xml:space="preserve">of such biases </w:t>
        </w:r>
      </w:ins>
      <w:r>
        <w:t xml:space="preserve">on the analysis and </w:t>
      </w:r>
      <w:del w:id="198" w:author="Author" w:date="2026-03-30T07:53:00Z" w16du:dateUtc="2026-03-30T05:53:00Z">
        <w:r>
          <w:delText xml:space="preserve">the </w:delText>
        </w:r>
      </w:del>
      <w:r>
        <w:t>interpretation of results.</w:t>
      </w:r>
    </w:p>
  </w:footnote>
  <w:footnote w:id="2">
    <w:p w14:paraId="19CBD388" w14:textId="77777777" w:rsidR="00251F6B" w:rsidRDefault="00000000">
      <w:pPr>
        <w:pStyle w:val="FootnoteText"/>
      </w:pPr>
      <w:del w:id="215" w:author="Author" w:date="2026-03-30T07:53:00Z" w16du:dateUtc="2026-03-30T05:53:00Z">
        <w:r>
          <w:rPr>
            <w:rStyle w:val="FootnoteReference"/>
          </w:rPr>
          <w:footnoteRef/>
        </w:r>
        <w:r>
          <w:delText xml:space="preserve"> </w:delText>
        </w:r>
        <w:r>
          <w:fldChar w:fldCharType="begin"/>
        </w:r>
        <w:r>
          <w:delInstrText>HYPERLINK "https://youtu.be/FiVI3cwVMZI?list=PLChfyH8TVDGmYENpXUDPaeeq2SLh8q9dt&amp;t=1047" \h</w:delInstrText>
        </w:r>
        <w:r>
          <w:fldChar w:fldCharType="separate"/>
        </w:r>
        <w:r>
          <w:rPr>
            <w:rStyle w:val="Hyperlink"/>
          </w:rPr>
          <w:delText>https://youtu.be/FiVI3cwVMZI?list=PLChfyH8TVDGmYENpXUDPaeeq2SLh8q9dt&amp;t=1047</w:delText>
        </w:r>
        <w:r>
          <w:fldChar w:fldCharType="end"/>
        </w:r>
        <w:r>
          <w:delText>, from minute 17:27</w:delText>
        </w:r>
      </w:del>
    </w:p>
  </w:footnote>
  <w:footnote w:id="3">
    <w:p w14:paraId="714E6411" w14:textId="77777777" w:rsidR="00167C5D" w:rsidRDefault="00000000">
      <w:pPr>
        <w:pStyle w:val="FootnoteText"/>
      </w:pPr>
      <w:ins w:id="249" w:author="Author" w:date="2026-03-30T07:53:00Z" w16du:dateUtc="2026-03-30T05:53:00Z">
        <w:r>
          <w:rPr>
            <w:rStyle w:val="FootnoteReference"/>
          </w:rPr>
          <w:footnoteRef/>
        </w:r>
        <w:r>
          <w:t xml:space="preserve"> High-impact journals appear to select more strongly on results and are thus more strongly affected by publication bias (Ceausu et al., 2018; Siontis, Evangelou, &amp; Ioannidis, 2011).</w:t>
        </w:r>
      </w:ins>
    </w:p>
  </w:footnote>
  <w:footnote w:id="4">
    <w:p w14:paraId="3B7EB8A9" w14:textId="77777777" w:rsidR="00251F6B" w:rsidRDefault="00000000">
      <w:pPr>
        <w:pStyle w:val="FootnoteText"/>
      </w:pPr>
      <w:del w:id="289" w:author="Author" w:date="2026-03-30T07:53:00Z" w16du:dateUtc="2026-03-30T05:53:00Z">
        <w:r>
          <w:rPr>
            <w:rStyle w:val="FootnoteReference"/>
          </w:rPr>
          <w:footnoteRef/>
        </w:r>
        <w:r>
          <w:delText xml:space="preserve"> Note that these definitions differ from the ones used in expected utility theory, where risk aversion, risk proneness, and risk indifference are defined as concave-down, convex-up, and linear utility functions, respectively.</w:delText>
        </w:r>
      </w:del>
    </w:p>
  </w:footnote>
  <w:footnote w:id="5">
    <w:p w14:paraId="6761D895" w14:textId="77777777" w:rsidR="00167C5D" w:rsidRDefault="00000000">
      <w:pPr>
        <w:pStyle w:val="FootnoteText"/>
      </w:pPr>
      <w:ins w:id="464" w:author="Author" w:date="2026-03-30T07:53:00Z" w16du:dateUtc="2026-03-30T05:53:00Z">
        <w:r>
          <w:rPr>
            <w:rStyle w:val="FootnoteReference"/>
          </w:rPr>
          <w:footnoteRef/>
        </w:r>
        <w:r>
          <w:t xml:space="preserve"> When fitness is evaluated after a single decision event, average fitness across generations is best described by the geometric mean, which is more sensitive to variance than the arithmetic mean because one failure to reproduce can end a lineage. This produces bet-hedging: Risk-averse strategies may be more adaptive across generations even when risk-prone strategies yield better outcomes in any one generation (Haaland et al., 2019). As the number of decision events per generation increases, the arithmetic mean (reflecting additive accumulation of payoffs within a generation) becomes relatively more important, shifting optimal behaviour from risk aversion towards risk proneness.</w:t>
        </w:r>
      </w:ins>
    </w:p>
  </w:footnote>
  <w:footnote w:id="6">
    <w:p w14:paraId="077F0457" w14:textId="77777777" w:rsidR="00251F6B" w:rsidRDefault="00000000">
      <w:pPr>
        <w:pStyle w:val="FootnoteText"/>
      </w:pPr>
      <w:del w:id="471" w:author="Author" w:date="2026-03-30T07:53:00Z" w16du:dateUtc="2026-03-30T05:53:00Z">
        <w:r>
          <w:rPr>
            <w:rStyle w:val="FootnoteReference"/>
          </w:rPr>
          <w:footnoteRef/>
        </w:r>
        <w:r>
          <w:delText xml:space="preserve"> At the current moment, most researchers likely never consciously consider Registered Reports as a publication option. However, the fact that they </w:delText>
        </w:r>
        <w:r>
          <w:rPr>
            <w:i/>
            <w:iCs/>
          </w:rPr>
          <w:delText>could</w:delText>
        </w:r>
        <w:r>
          <w:delText xml:space="preserve"> nonetheless renders their pursuit of standard publications a choice, albeit an implicit one.</w:delText>
        </w:r>
      </w:del>
    </w:p>
  </w:footnote>
  <w:footnote w:id="7">
    <w:p w14:paraId="2FBEC870" w14:textId="77777777" w:rsidR="00167C5D" w:rsidRDefault="00000000">
      <w:pPr>
        <w:pStyle w:val="FootnoteText"/>
      </w:pPr>
      <w:r>
        <w:rPr>
          <w:rStyle w:val="FootnoteReference"/>
        </w:rPr>
        <w:footnoteRef/>
      </w:r>
      <w:r>
        <w:t xml:space="preserve"> </w:t>
      </w:r>
      <w:del w:id="580" w:author="Author" w:date="2026-03-30T07:53:00Z" w16du:dateUtc="2026-03-30T05:53:00Z">
        <w:r>
          <w:delText>Prior distributions in academic research are likely not uniform, but a</w:delText>
        </w:r>
      </w:del>
      <w:ins w:id="581" w:author="Author" w:date="2026-03-30T07:53:00Z" w16du:dateUtc="2026-03-30T05:53:00Z">
        <w:r>
          <w:t>A</w:t>
        </w:r>
      </w:ins>
      <w:r>
        <w:t xml:space="preserve"> realistic cross-disciplinary distribution </w:t>
      </w:r>
      <w:ins w:id="582" w:author="Author" w:date="2026-03-30T07:53:00Z" w16du:dateUtc="2026-03-30T05:53:00Z">
        <w:r>
          <w:t xml:space="preserve">of prior probabilities </w:t>
        </w:r>
      </w:ins>
      <w:r>
        <w:t xml:space="preserve">is hard to establish. For example, molecular </w:t>
      </w:r>
      <w:del w:id="583" w:author="Author" w:date="2026-03-30T07:53:00Z" w16du:dateUtc="2026-03-30T05:53:00Z">
        <w:r>
          <w:delText>epidemiology</w:delText>
        </w:r>
      </w:del>
      <w:ins w:id="584" w:author="Author" w:date="2026-03-30T07:53:00Z" w16du:dateUtc="2026-03-30T05:53:00Z">
        <w:r>
          <w:t>epidemiologists</w:t>
        </w:r>
      </w:ins>
      <w:r>
        <w:t xml:space="preserve"> may deal with predominantly false hypotheses (Wacholder, Chanock, Garcia-Closas, El Ghormli, &amp; Rothman, 2004), whereas </w:t>
      </w:r>
      <w:del w:id="585" w:author="Author" w:date="2026-03-30T07:53:00Z" w16du:dateUtc="2026-03-30T05:53:00Z">
        <w:r>
          <w:delText xml:space="preserve">the </w:delText>
        </w:r>
      </w:del>
      <w:r>
        <w:t xml:space="preserve">social </w:t>
      </w:r>
      <w:del w:id="586" w:author="Author" w:date="2026-03-30T07:53:00Z" w16du:dateUtc="2026-03-30T05:53:00Z">
        <w:r>
          <w:delText>sciences</w:delText>
        </w:r>
      </w:del>
      <w:ins w:id="587" w:author="Author" w:date="2026-03-30T07:53:00Z" w16du:dateUtc="2026-03-30T05:53:00Z">
        <w:r>
          <w:t>scientists</w:t>
        </w:r>
      </w:ins>
      <w:r>
        <w:t xml:space="preserve"> may</w:t>
      </w:r>
      <w:del w:id="588" w:author="Author" w:date="2026-03-30T07:53:00Z" w16du:dateUtc="2026-03-30T05:53:00Z">
        <w:r>
          <w:delText xml:space="preserve"> more</w:delText>
        </w:r>
      </w:del>
      <w:r>
        <w:t xml:space="preserve"> commonly test hypotheses that are trivially true (e.g., </w:t>
      </w:r>
      <w:del w:id="589" w:author="Author" w:date="2026-03-30T07:53:00Z" w16du:dateUtc="2026-03-30T05:53:00Z">
        <w:r>
          <w:delText>because they are</w:delText>
        </w:r>
      </w:del>
      <w:ins w:id="590" w:author="Author" w:date="2026-03-30T07:53:00Z" w16du:dateUtc="2026-03-30T05:53:00Z">
        <w:r>
          <w:t>hypotheses</w:t>
        </w:r>
      </w:ins>
      <w:r>
        <w:t xml:space="preserve"> based on hidden tautologies, Wallach &amp; Wallach, 1994). The uniform distribution </w:t>
      </w:r>
      <w:del w:id="591" w:author="Author" w:date="2026-03-30T07:53:00Z" w16du:dateUtc="2026-03-30T05:53:00Z">
        <w:r>
          <w:delText xml:space="preserve">thus </w:delText>
        </w:r>
      </w:del>
      <w:r>
        <w:t xml:space="preserve">represents a pragmatic, agnostic choice </w:t>
      </w:r>
      <w:del w:id="592" w:author="Author" w:date="2026-03-30T07:53:00Z" w16du:dateUtc="2026-03-30T05:53:00Z">
        <w:r>
          <w:delText xml:space="preserve">that is </w:delText>
        </w:r>
      </w:del>
      <w:r>
        <w:t>useful for understanding the basic mechanisms at play.</w:t>
      </w:r>
    </w:p>
  </w:footnote>
  <w:footnote w:id="8">
    <w:p w14:paraId="451C3147" w14:textId="77777777" w:rsidR="00167C5D" w:rsidRDefault="00000000">
      <w:pPr>
        <w:pStyle w:val="FootnoteText"/>
      </w:pPr>
      <w:ins w:id="613" w:author="Author" w:date="2026-03-30T07:53:00Z" w16du:dateUtc="2026-03-30T05:53:00Z">
        <w:r>
          <w:rPr>
            <w:rStyle w:val="FootnoteReference"/>
          </w:rPr>
          <w:footnoteRef/>
        </w:r>
        <w:r>
          <w:t xml:space="preserve"> This paper is predicated on the assumption that most researchers currently view Registered Reports this way — once this changes, the present investigation may become redundant.</w:t>
        </w:r>
      </w:ins>
    </w:p>
  </w:footnote>
  <w:footnote w:id="9">
    <w:p w14:paraId="67E3FE4B" w14:textId="77777777" w:rsidR="00251F6B" w:rsidRDefault="00000000">
      <w:pPr>
        <w:pStyle w:val="FootnoteText"/>
      </w:pPr>
      <w:del w:id="647" w:author="Author" w:date="2026-03-30T07:53:00Z" w16du:dateUtc="2026-03-30T05:53:00Z">
        <w:r>
          <w:rPr>
            <w:rStyle w:val="FootnoteReference"/>
          </w:rPr>
          <w:footnoteRef/>
        </w:r>
        <w:r>
          <w:delText xml:space="preserve"> In the simulation, </w:delText>
        </w:r>
      </w:del>
      <m:oMath>
        <m:r>
          <w:del w:id="648" w:author="Author" w:date="2026-03-30T07:53:00Z" w16du:dateUtc="2026-03-30T05:53:00Z">
            <w:rPr>
              <w:rFonts w:ascii="Cambria Math" w:hAnsi="Cambria Math"/>
            </w:rPr>
            <m:t>γ</m:t>
          </w:del>
        </m:r>
      </m:oMath>
      <w:del w:id="649" w:author="Author" w:date="2026-03-30T07:53:00Z" w16du:dateUtc="2026-03-30T05:53:00Z">
        <w:r>
          <w:delText xml:space="preserve"> is applied </w:delText>
        </w:r>
        <w:r>
          <w:rPr>
            <w:i/>
            <w:iCs/>
          </w:rPr>
          <w:delText>after</w:delText>
        </w:r>
        <w:r>
          <w:delText xml:space="preserve"> fitness has been calculated. This has purely technical reasons and produces the same result as applying </w:delText>
        </w:r>
      </w:del>
      <m:oMath>
        <m:r>
          <w:del w:id="650" w:author="Author" w:date="2026-03-30T07:53:00Z" w16du:dateUtc="2026-03-30T05:53:00Z">
            <w:rPr>
              <w:rFonts w:ascii="Cambria Math" w:hAnsi="Cambria Math"/>
            </w:rPr>
            <m:t>γ</m:t>
          </w:del>
        </m:r>
      </m:oMath>
      <w:del w:id="651" w:author="Author" w:date="2026-03-30T07:53:00Z" w16du:dateUtc="2026-03-30T05:53:00Z">
        <w:r>
          <w:delText xml:space="preserve"> to accumulated payoffs  because all fitness functions are monotonic increasing.  Applying the fitness function thus does not affect the rank order of researchers in the population.</w:delText>
        </w:r>
      </w:del>
    </w:p>
  </w:footnote>
  <w:footnote w:id="10">
    <w:p w14:paraId="659B3A4C" w14:textId="77777777" w:rsidR="00167C5D" w:rsidRDefault="00000000">
      <w:pPr>
        <w:pStyle w:val="FootnoteText"/>
      </w:pPr>
      <w:r>
        <w:rPr>
          <w:rStyle w:val="FootnoteReference"/>
        </w:rPr>
        <w:footnoteRef/>
      </w:r>
      <w:del w:id="1640" w:author="Author" w:date="2026-03-30T07:53:00Z" w16du:dateUtc="2026-03-30T05:53:00Z">
        <w:r>
          <w:delText xml:space="preserve"> The</w:delText>
        </w:r>
      </w:del>
      <w:ins w:id="1641" w:author="Author" w:date="2026-03-30T07:53:00Z" w16du:dateUtc="2026-03-30T05:53:00Z">
        <w:r>
          <w:t xml:space="preserve"> Counterintuitively, the</w:t>
        </w:r>
      </w:ins>
      <w:r>
        <w:t xml:space="preserve"> extreme effect of competition at low </w:t>
      </w:r>
      <m:oMath>
        <m:r>
          <w:rPr>
            <w:rFonts w:ascii="Cambria Math" w:hAnsi="Cambria Math"/>
          </w:rPr>
          <m:t>m</m:t>
        </m:r>
      </m:oMath>
      <w:r>
        <w:t xml:space="preserve"> appears to decrease slightly when competition is highest (</w:t>
      </w:r>
      <m:oMath>
        <m:r>
          <w:rPr>
            <w:rFonts w:ascii="Cambria Math" w:hAnsi="Cambria Math"/>
          </w:rPr>
          <m:t>γ</m:t>
        </m:r>
        <m:r>
          <m:rPr>
            <m:sty m:val="p"/>
          </m:rPr>
          <w:rPr>
            <w:rFonts w:ascii="Cambria Math" w:hAnsi="Cambria Math"/>
          </w:rPr>
          <m:t>=</m:t>
        </m:r>
        <m:r>
          <w:rPr>
            <w:rFonts w:ascii="Cambria Math" w:hAnsi="Cambria Math"/>
          </w:rPr>
          <m:t>.01</m:t>
        </m:r>
      </m:oMath>
      <w:del w:id="1642" w:author="Author" w:date="2026-03-30T07:53:00Z" w16du:dateUtc="2026-03-30T05:53:00Z">
        <w:r>
          <w:delText>), indicated</w:delText>
        </w:r>
      </w:del>
      <w:ins w:id="1643" w:author="Author" w:date="2026-03-30T07:53:00Z" w16du:dateUtc="2026-03-30T05:53:00Z">
        <w:r>
          <w:t>). This is explained</w:t>
        </w:r>
      </w:ins>
      <w:r>
        <w:t xml:space="preserve"> by </w:t>
      </w:r>
      <w:del w:id="1644" w:author="Author" w:date="2026-03-30T07:53:00Z" w16du:dateUtc="2026-03-30T05:53:00Z">
        <w:r>
          <w:delText xml:space="preserve">the dark bar at the bottom of each panel becoming slightly lighter. The explanation for paradoxical result is that   </w:delText>
        </w:r>
      </w:del>
      <w:r>
        <w:t xml:space="preserve">competition </w:t>
      </w:r>
      <w:del w:id="1645" w:author="Author" w:date="2026-03-30T07:53:00Z" w16du:dateUtc="2026-03-30T05:53:00Z">
        <w:r>
          <w:delText>is</w:delText>
        </w:r>
      </w:del>
      <w:ins w:id="1646" w:author="Author" w:date="2026-03-30T07:53:00Z" w16du:dateUtc="2026-03-30T05:53:00Z">
        <w:r>
          <w:t>becoming</w:t>
        </w:r>
      </w:ins>
      <w:r>
        <w:t xml:space="preserve"> so extreme that </w:t>
      </w:r>
      <w:del w:id="1647" w:author="Author" w:date="2026-03-30T07:53:00Z" w16du:dateUtc="2026-03-30T05:53:00Z">
        <w:r>
          <w:delText xml:space="preserve">the natural </w:delText>
        </w:r>
      </w:del>
      <w:r>
        <w:t xml:space="preserve">selection </w:t>
      </w:r>
      <w:del w:id="1648" w:author="Author" w:date="2026-03-30T07:53:00Z" w16du:dateUtc="2026-03-30T05:53:00Z">
        <w:r>
          <w:delText>in our model starts operating</w:delText>
        </w:r>
      </w:del>
      <w:ins w:id="1649" w:author="Author" w:date="2026-03-30T07:53:00Z" w16du:dateUtc="2026-03-30T05:53:00Z">
        <w:r>
          <w:t>operates</w:t>
        </w:r>
      </w:ins>
      <w:r>
        <w:t xml:space="preserve"> more on </w:t>
      </w:r>
      <w:del w:id="1650" w:author="Author" w:date="2026-03-30T07:53:00Z" w16du:dateUtc="2026-03-30T05:53:00Z">
        <w:r>
          <w:delText>chance</w:delText>
        </w:r>
      </w:del>
      <w:ins w:id="1651" w:author="Author" w:date="2026-03-30T07:53:00Z" w16du:dateUtc="2026-03-30T05:53:00Z">
        <w:r>
          <w:t>luck</w:t>
        </w:r>
      </w:ins>
      <w:r>
        <w:t xml:space="preserve"> than on </w:t>
      </w:r>
      <w:del w:id="1652" w:author="Author" w:date="2026-03-30T07:53:00Z" w16du:dateUtc="2026-03-30T05:53:00Z">
        <w:r>
          <w:delText>individuals’ traits. Essentially, only individuals with the maximum possible payoff (publishing only standard reports with positive results) are able to reproduce. Most likely to receive this maximum payoff are</w:delText>
        </w:r>
      </w:del>
      <w:ins w:id="1653" w:author="Author" w:date="2026-03-30T07:53:00Z" w16du:dateUtc="2026-03-30T05:53:00Z">
        <w:r>
          <w:t>strategy: Only</w:t>
        </w:r>
      </w:ins>
      <w:r>
        <w:t xml:space="preserve"> individuals who </w:t>
      </w:r>
      <w:del w:id="1654" w:author="Author" w:date="2026-03-30T07:53:00Z" w16du:dateUtc="2026-03-30T05:53:00Z">
        <w:r>
          <w:delText>investigate</w:delText>
        </w:r>
      </w:del>
      <w:ins w:id="1655" w:author="Author" w:date="2026-03-30T07:53:00Z" w16du:dateUtc="2026-03-30T05:53:00Z">
        <w:r>
          <w:t>happen to choose</w:t>
        </w:r>
      </w:ins>
      <w:r>
        <w:t xml:space="preserve"> hypotheses with high </w:t>
      </w:r>
      <w:del w:id="1656" w:author="Author" w:date="2026-03-30T07:53:00Z" w16du:dateUtc="2026-03-30T05:53:00Z">
        <w:r>
          <w:delText>prior probabilities. In our model, this is not a trait that</w:delText>
        </w:r>
      </w:del>
      <w:ins w:id="1657" w:author="Author" w:date="2026-03-30T07:53:00Z" w16du:dateUtc="2026-03-30T05:53:00Z">
        <w:r>
          <w:t>priors (</w:t>
        </w:r>
      </w:ins>
      <m:oMath>
        <m:r>
          <w:ins w:id="1658" w:author="Author" w:date="2026-03-30T07:53:00Z" w16du:dateUtc="2026-03-30T05:53:00Z">
            <w:rPr>
              <w:rFonts w:ascii="Cambria Math" w:hAnsi="Cambria Math"/>
            </w:rPr>
            <m:t>p</m:t>
          </w:ins>
        </m:r>
      </m:oMath>
      <w:ins w:id="1659" w:author="Author" w:date="2026-03-30T07:53:00Z" w16du:dateUtc="2026-03-30T05:53:00Z">
        <w:r>
          <w:t>) in every round</w:t>
        </w:r>
      </w:ins>
      <w:r>
        <w:t xml:space="preserve"> can </w:t>
      </w:r>
      <w:del w:id="1660" w:author="Author" w:date="2026-03-30T07:53:00Z" w16du:dateUtc="2026-03-30T05:53:00Z">
        <w:r>
          <w:delText xml:space="preserve">be passed on, but determined by random chance.  Among individuals who experience this kind of luck, the variance of </w:delText>
        </w:r>
      </w:del>
      <w:ins w:id="1661" w:author="Author" w:date="2026-03-30T07:53:00Z" w16du:dateUtc="2026-03-30T05:53:00Z">
        <w:r>
          <w:t xml:space="preserve">reproduce, and the </w:t>
        </w:r>
      </w:ins>
      <w:r>
        <w:t xml:space="preserve">publication strategy </w:t>
      </w:r>
      <m:oMath>
        <m:r>
          <w:rPr>
            <w:rFonts w:ascii="Cambria Math" w:hAnsi="Cambria Math"/>
          </w:rPr>
          <m:t>s</m:t>
        </m:r>
      </m:oMath>
      <w:r>
        <w:t xml:space="preserve"> </w:t>
      </w:r>
      <w:del w:id="1662" w:author="Author" w:date="2026-03-30T07:53:00Z" w16du:dateUtc="2026-03-30T05:53:00Z">
        <w:r>
          <w:delText xml:space="preserve">should be high: A hypothesis with prior </w:delText>
        </w:r>
      </w:del>
      <m:oMath>
        <m:r>
          <w:del w:id="1663" w:author="Author" w:date="2026-03-30T07:53:00Z" w16du:dateUtc="2026-03-30T05:53:00Z">
            <w:rPr>
              <w:rFonts w:ascii="Cambria Math" w:hAnsi="Cambria Math"/>
            </w:rPr>
            <m:t>p</m:t>
          </w:del>
        </m:r>
        <m:r>
          <w:del w:id="1664" w:author="Author" w:date="2026-03-30T07:53:00Z" w16du:dateUtc="2026-03-30T05:53:00Z">
            <m:rPr>
              <m:sty m:val="p"/>
            </m:rPr>
            <w:rPr>
              <w:rFonts w:ascii="Cambria Math" w:hAnsi="Cambria Math"/>
            </w:rPr>
            <m:t>=</m:t>
          </w:del>
        </m:r>
        <m:r>
          <w:del w:id="1665" w:author="Author" w:date="2026-03-30T07:53:00Z" w16du:dateUtc="2026-03-30T05:53:00Z">
            <w:rPr>
              <w:rFonts w:ascii="Cambria Math" w:hAnsi="Cambria Math"/>
            </w:rPr>
            <m:t>.95</m:t>
          </w:del>
        </m:r>
      </m:oMath>
      <w:del w:id="1666" w:author="Author" w:date="2026-03-30T07:53:00Z" w16du:dateUtc="2026-03-30T05:53:00Z">
        <w:r>
          <w:delText xml:space="preserve"> will be submitted as a standard report and likely yield a positive result (and thus the maximum payoff) regardless of whether the researcher’s publication strategy is as low as </w:delText>
        </w:r>
      </w:del>
      <m:oMath>
        <m:r>
          <w:del w:id="1667" w:author="Author" w:date="2026-03-30T07:53:00Z" w16du:dateUtc="2026-03-30T05:53:00Z">
            <w:rPr>
              <w:rFonts w:ascii="Cambria Math" w:hAnsi="Cambria Math"/>
            </w:rPr>
            <m:t>s</m:t>
          </w:del>
        </m:r>
        <m:r>
          <w:del w:id="1668" w:author="Author" w:date="2026-03-30T07:53:00Z" w16du:dateUtc="2026-03-30T05:53:00Z">
            <m:rPr>
              <m:sty m:val="p"/>
            </m:rPr>
            <w:rPr>
              <w:rFonts w:ascii="Cambria Math" w:hAnsi="Cambria Math"/>
            </w:rPr>
            <m:t>=</m:t>
          </w:del>
        </m:r>
        <m:r>
          <w:del w:id="1669" w:author="Author" w:date="2026-03-30T07:53:00Z" w16du:dateUtc="2026-03-30T05:53:00Z">
            <w:rPr>
              <w:rFonts w:ascii="Cambria Math" w:hAnsi="Cambria Math"/>
            </w:rPr>
            <m:t>.1</m:t>
          </w:del>
        </m:r>
      </m:oMath>
      <w:del w:id="1670" w:author="Author" w:date="2026-03-30T07:53:00Z" w16du:dateUtc="2026-03-30T05:53:00Z">
        <w:r>
          <w:delText xml:space="preserve"> or has high as </w:delText>
        </w:r>
      </w:del>
      <m:oMath>
        <m:r>
          <w:del w:id="1671" w:author="Author" w:date="2026-03-30T07:53:00Z" w16du:dateUtc="2026-03-30T05:53:00Z">
            <w:rPr>
              <w:rFonts w:ascii="Cambria Math" w:hAnsi="Cambria Math"/>
            </w:rPr>
            <m:t>s</m:t>
          </w:del>
        </m:r>
        <m:r>
          <w:del w:id="1672" w:author="Author" w:date="2026-03-30T07:53:00Z" w16du:dateUtc="2026-03-30T05:53:00Z">
            <m:rPr>
              <m:sty m:val="p"/>
            </m:rPr>
            <w:rPr>
              <w:rFonts w:ascii="Cambria Math" w:hAnsi="Cambria Math"/>
            </w:rPr>
            <m:t>=</m:t>
          </w:del>
        </m:r>
        <m:r>
          <w:del w:id="1673" w:author="Author" w:date="2026-03-30T07:53:00Z" w16du:dateUtc="2026-03-30T05:53:00Z">
            <w:rPr>
              <w:rFonts w:ascii="Cambria Math" w:hAnsi="Cambria Math"/>
            </w:rPr>
            <m:t>.9</m:t>
          </w:del>
        </m:r>
      </m:oMath>
      <w:del w:id="1674" w:author="Author" w:date="2026-03-30T07:53:00Z" w16du:dateUtc="2026-03-30T05:53:00Z">
        <w:r>
          <w:delText xml:space="preserve">. The higher average </w:delText>
        </w:r>
      </w:del>
      <m:oMath>
        <m:r>
          <w:del w:id="1675" w:author="Author" w:date="2026-03-30T07:53:00Z" w16du:dateUtc="2026-03-30T05:53:00Z">
            <w:rPr>
              <w:rFonts w:ascii="Cambria Math" w:hAnsi="Cambria Math"/>
            </w:rPr>
            <m:t>s</m:t>
          </w:del>
        </m:r>
      </m:oMath>
      <w:del w:id="1676" w:author="Author" w:date="2026-03-30T07:53:00Z" w16du:dateUtc="2026-03-30T05:53:00Z">
        <w:r>
          <w:delText xml:space="preserve"> at low </w:delText>
        </w:r>
      </w:del>
      <m:oMath>
        <m:r>
          <w:del w:id="1677" w:author="Author" w:date="2026-03-30T07:53:00Z" w16du:dateUtc="2026-03-30T05:53:00Z">
            <w:rPr>
              <w:rFonts w:ascii="Cambria Math" w:hAnsi="Cambria Math"/>
            </w:rPr>
            <m:t>m</m:t>
          </w:del>
        </m:r>
      </m:oMath>
      <w:del w:id="1678" w:author="Author" w:date="2026-03-30T07:53:00Z" w16du:dateUtc="2026-03-30T05:53:00Z">
        <w:r>
          <w:delText xml:space="preserve"> under extreme competition thus reflects </w:delText>
        </w:r>
      </w:del>
      <w:ins w:id="1679" w:author="Author" w:date="2026-03-30T07:53:00Z" w16du:dateUtc="2026-03-30T05:53:00Z">
        <w:r>
          <w:t xml:space="preserve">becomes relatively unimportant. The </w:t>
        </w:r>
      </w:ins>
      <w:r>
        <w:t xml:space="preserve">relaxed selection </w:t>
      </w:r>
      <w:del w:id="1680" w:author="Author" w:date="2026-03-30T07:53:00Z" w16du:dateUtc="2026-03-30T05:53:00Z">
        <w:r>
          <w:delText xml:space="preserve">pressure on </w:delText>
        </w:r>
      </w:del>
      <m:oMath>
        <m:r>
          <w:del w:id="1681" w:author="Author" w:date="2026-03-30T07:53:00Z" w16du:dateUtc="2026-03-30T05:53:00Z">
            <w:rPr>
              <w:rFonts w:ascii="Cambria Math" w:hAnsi="Cambria Math"/>
            </w:rPr>
            <m:t>s</m:t>
          </w:del>
        </m:r>
      </m:oMath>
      <w:del w:id="1682" w:author="Author" w:date="2026-03-30T07:53:00Z" w16du:dateUtc="2026-03-30T05:53:00Z">
        <w:r>
          <w:delText>.  A clearer illustration of the effect can be found</w:delText>
        </w:r>
      </w:del>
      <w:ins w:id="1683" w:author="Author" w:date="2026-03-30T07:53:00Z" w16du:dateUtc="2026-03-30T05:53:00Z">
        <w:r>
          <w:t xml:space="preserve">on </w:t>
        </w:r>
      </w:ins>
      <m:oMath>
        <m:r>
          <w:ins w:id="1684" w:author="Author" w:date="2026-03-30T07:53:00Z" w16du:dateUtc="2026-03-30T05:53:00Z">
            <w:rPr>
              <w:rFonts w:ascii="Cambria Math" w:hAnsi="Cambria Math"/>
            </w:rPr>
            <m:t>s</m:t>
          </w:ins>
        </m:r>
      </m:oMath>
      <w:ins w:id="1685" w:author="Author" w:date="2026-03-30T07:53:00Z" w16du:dateUtc="2026-03-30T05:53:00Z">
        <w:r>
          <w:t xml:space="preserve"> is reflected</w:t>
        </w:r>
      </w:ins>
      <w:r>
        <w:t xml:space="preserve"> in </w:t>
      </w:r>
      <w:del w:id="1686" w:author="Author" w:date="2026-03-30T07:53:00Z" w16du:dateUtc="2026-03-30T05:53:00Z">
        <w:r>
          <w:delText>Figure A4 in the Appendix, which shows large increases in the</w:delText>
        </w:r>
      </w:del>
      <w:ins w:id="1687" w:author="Author" w:date="2026-03-30T07:53:00Z" w16du:dateUtc="2026-03-30T05:53:00Z">
        <w:r>
          <w:t>greatly increased</w:t>
        </w:r>
      </w:ins>
      <w:r>
        <w:t xml:space="preserve"> variance of evolved publication strategies in these conditions</w:t>
      </w:r>
      <w:del w:id="1688" w:author="Author" w:date="2026-03-30T07:53:00Z" w16du:dateUtc="2026-03-30T05:53:00Z">
        <w:r>
          <w:delText xml:space="preserve">. At higher </w:delText>
        </w:r>
      </w:del>
      <m:oMath>
        <m:r>
          <w:del w:id="1689" w:author="Author" w:date="2026-03-30T07:53:00Z" w16du:dateUtc="2026-03-30T05:53:00Z">
            <w:rPr>
              <w:rFonts w:ascii="Cambria Math" w:hAnsi="Cambria Math"/>
            </w:rPr>
            <m:t>m</m:t>
          </w:del>
        </m:r>
      </m:oMath>
      <w:del w:id="1690" w:author="Author" w:date="2026-03-30T07:53:00Z" w16du:dateUtc="2026-03-30T05:53:00Z">
        <w:r>
          <w:delText xml:space="preserve">, selection on </w:delText>
        </w:r>
      </w:del>
      <m:oMath>
        <m:r>
          <w:del w:id="1691" w:author="Author" w:date="2026-03-30T07:53:00Z" w16du:dateUtc="2026-03-30T05:53:00Z">
            <w:rPr>
              <w:rFonts w:ascii="Cambria Math" w:hAnsi="Cambria Math"/>
            </w:rPr>
            <m:t>s</m:t>
          </w:del>
        </m:r>
      </m:oMath>
      <w:del w:id="1692" w:author="Author" w:date="2026-03-30T07:53:00Z" w16du:dateUtc="2026-03-30T05:53:00Z">
        <w:r>
          <w:delText xml:space="preserve"> stays intact simply because much fewer individuals will be very lucky 4, 8, 16, or 32 times in a row than once or twice in a row, and publication strategy thus remains an important factor.</w:delText>
        </w:r>
      </w:del>
      <w:ins w:id="1693" w:author="Author" w:date="2026-03-30T07:53:00Z" w16du:dateUtc="2026-03-30T05:53:00Z">
        <w:r>
          <w:t xml:space="preserve"> (see Figure A4 in the Appendix).</w:t>
        </w:r>
      </w:ins>
      <w:r>
        <w:t xml:space="preserve"> This effect of relaxed selection is </w:t>
      </w:r>
      <w:del w:id="1694" w:author="Author" w:date="2026-03-30T07:53:00Z" w16du:dateUtc="2026-03-30T05:53:00Z">
        <w:r>
          <w:delText xml:space="preserve">not an arbitrary feature of our model, but </w:delText>
        </w:r>
      </w:del>
      <w:r>
        <w:t xml:space="preserve">commonly </w:t>
      </w:r>
      <w:del w:id="1695" w:author="Author" w:date="2026-03-30T07:53:00Z" w16du:dateUtc="2026-03-30T05:53:00Z">
        <w:r>
          <w:delText>encountered</w:delText>
        </w:r>
      </w:del>
      <w:ins w:id="1696" w:author="Author" w:date="2026-03-30T07:53:00Z" w16du:dateUtc="2026-03-30T05:53:00Z">
        <w:r>
          <w:t>observed</w:t>
        </w:r>
      </w:ins>
      <w:r>
        <w:t xml:space="preserve"> in natural populations (Snyder, Ellner, &amp; Hooker, 2021).</w:t>
      </w:r>
      <w:del w:id="1697" w:author="Author" w:date="2026-03-30T07:53:00Z" w16du:dateUtc="2026-03-30T05:53:00Z">
        <w:r>
          <w:delText xml:space="preserve"> In many species, luck can have an outsized impact on survival and reproduction, rendering the effects of individual traits relatively less important. Luck does not eliminate natural selection, but it can significantly slow it.    </w:delText>
        </w:r>
      </w:del>
    </w:p>
  </w:footnote>
  <w:footnote w:id="11">
    <w:p w14:paraId="0F1856B8" w14:textId="77777777" w:rsidR="00167C5D" w:rsidRDefault="00000000">
      <w:pPr>
        <w:pStyle w:val="FootnoteText"/>
      </w:pPr>
      <w:r>
        <w:rPr>
          <w:rStyle w:val="FootnoteReference"/>
        </w:rPr>
        <w:footnoteRef/>
      </w:r>
      <w:r>
        <w:t xml:space="preserve"> </w:t>
      </w:r>
      <w:del w:id="1725" w:author="Author" w:date="2026-03-30T07:53:00Z" w16du:dateUtc="2026-03-30T05:53:00Z">
        <w:r>
          <w:delText>This is the case because we modelled the</w:delText>
        </w:r>
      </w:del>
      <w:ins w:id="1726" w:author="Author" w:date="2026-03-30T07:53:00Z" w16du:dateUtc="2026-03-30T05:53:00Z">
        <w:r>
          <w:t>Because</w:t>
        </w:r>
      </w:ins>
      <w:r>
        <w:t xml:space="preserve"> prior </w:t>
      </w:r>
      <w:del w:id="1727" w:author="Author" w:date="2026-03-30T07:53:00Z" w16du:dateUtc="2026-03-30T05:53:00Z">
        <w:r>
          <w:delText>probability of tested hypotheses as being</w:delText>
        </w:r>
      </w:del>
      <w:ins w:id="1728" w:author="Author" w:date="2026-03-30T07:53:00Z" w16du:dateUtc="2026-03-30T05:53:00Z">
        <w:r>
          <w:t>probabilities are</w:t>
        </w:r>
      </w:ins>
      <w:r>
        <w:t xml:space="preserve"> uniformly distributed between 0 and 1</w:t>
      </w:r>
      <w:del w:id="1729" w:author="Author" w:date="2026-03-30T07:53:00Z" w16du:dateUtc="2026-03-30T05:53:00Z">
        <w:r>
          <w:delText xml:space="preserve"> and as being identical to the probability of obtaining a positive (i.e., publishable) result</w:delText>
        </w:r>
      </w:del>
      <w:r>
        <w:t>.</w:t>
      </w:r>
    </w:p>
  </w:footnote>
  <w:footnote w:id="12">
    <w:p w14:paraId="33C393E8" w14:textId="77777777" w:rsidR="00167C5D" w:rsidRDefault="00000000">
      <w:pPr>
        <w:pStyle w:val="FootnoteText"/>
      </w:pPr>
      <w:r>
        <w:rPr>
          <w:rStyle w:val="FootnoteReference"/>
        </w:rPr>
        <w:footnoteRef/>
      </w:r>
      <w:r>
        <w:t xml:space="preserve"> Linearity is violated when </w:t>
      </w:r>
      <w:del w:id="1746" w:author="Author" w:date="2026-03-30T07:53:00Z" w16du:dateUtc="2026-03-30T05:53:00Z">
        <w:r>
          <w:delText>the fitness function is concave or convex (</w:delText>
        </w:r>
      </w:del>
      <m:oMath>
        <m:r>
          <w:rPr>
            <w:rFonts w:ascii="Cambria Math" w:hAnsi="Cambria Math"/>
          </w:rPr>
          <m:t>ϵ</m:t>
        </m:r>
        <m:r>
          <m:rPr>
            <m:sty m:val="p"/>
          </m:rPr>
          <w:rPr>
            <w:rFonts w:ascii="Cambria Math" w:hAnsi="Cambria Math"/>
          </w:rPr>
          <m:t>≠</m:t>
        </m:r>
        <m:d>
          <m:dPr>
            <m:begChr m:val="|"/>
            <m:endChr m:val="|"/>
            <m:ctrlPr>
              <w:rPr>
                <w:rFonts w:ascii="Cambria Math" w:hAnsi="Cambria Math"/>
              </w:rPr>
            </m:ctrlPr>
          </m:dPr>
          <m:e>
            <m:r>
              <w:rPr>
                <w:rFonts w:ascii="Cambria Math" w:hAnsi="Cambria Math"/>
              </w:rPr>
              <m:t>1</m:t>
            </m:r>
          </m:e>
        </m:d>
      </m:oMath>
      <w:del w:id="1747" w:author="Author" w:date="2026-03-30T07:53:00Z" w16du:dateUtc="2026-03-30T05:53:00Z">
        <w:r>
          <w:delText>), but</w:delText>
        </w:r>
      </w:del>
      <w:ins w:id="1748" w:author="Author" w:date="2026-03-30T07:53:00Z" w16du:dateUtc="2026-03-30T05:53:00Z">
        <w:r>
          <w:t>, and</w:t>
        </w:r>
      </w:ins>
      <w:r>
        <w:t xml:space="preserve"> also </w:t>
      </w:r>
      <w:del w:id="1749" w:author="Author" w:date="2026-03-30T07:53:00Z" w16du:dateUtc="2026-03-30T05:53:00Z">
        <w:r>
          <w:delText>in the presence of</w:delText>
        </w:r>
      </w:del>
      <w:ins w:id="1750" w:author="Author" w:date="2026-03-30T07:53:00Z" w16du:dateUtc="2026-03-30T05:53:00Z">
        <w:r>
          <w:t>by</w:t>
        </w:r>
      </w:ins>
      <w:r>
        <w:t xml:space="preserve"> survival thresholds </w:t>
      </w:r>
      <w:del w:id="1751" w:author="Author" w:date="2026-03-30T07:53:00Z" w16du:dateUtc="2026-03-30T05:53:00Z">
        <w:r>
          <w:delText>or</w:delText>
        </w:r>
      </w:del>
      <w:ins w:id="1752" w:author="Author" w:date="2026-03-30T07:53:00Z" w16du:dateUtc="2026-03-30T05:53:00Z">
        <w:r>
          <w:t>and</w:t>
        </w:r>
      </w:ins>
      <w:r>
        <w:t xml:space="preserve"> competition, </w:t>
      </w:r>
      <w:del w:id="1753" w:author="Author" w:date="2026-03-30T07:53:00Z" w16du:dateUtc="2026-03-30T05:53:00Z">
        <w:r>
          <w:delText>because these effectively</w:delText>
        </w:r>
      </w:del>
      <w:ins w:id="1754" w:author="Author" w:date="2026-03-30T07:53:00Z" w16du:dateUtc="2026-03-30T05:53:00Z">
        <w:r>
          <w:t>which</w:t>
        </w:r>
      </w:ins>
      <w:r>
        <w:t xml:space="preserve"> introduce </w:t>
      </w:r>
      <w:del w:id="1755" w:author="Author" w:date="2026-03-30T07:53:00Z" w16du:dateUtc="2026-03-30T05:53:00Z">
        <w:r>
          <w:delText xml:space="preserve">a </w:delText>
        </w:r>
      </w:del>
      <w:r>
        <w:t>step-</w:t>
      </w:r>
      <w:del w:id="1756" w:author="Author" w:date="2026-03-30T07:53:00Z" w16du:dateUtc="2026-03-30T05:53:00Z">
        <w:r>
          <w:delText>change</w:delText>
        </w:r>
      </w:del>
      <w:ins w:id="1757" w:author="Author" w:date="2026-03-30T07:53:00Z" w16du:dateUtc="2026-03-30T05:53:00Z">
        <w:r>
          <w:t>changes</w:t>
        </w:r>
      </w:ins>
      <w:r>
        <w:t xml:space="preserve"> in the fitness function</w:t>
      </w:r>
      <w:del w:id="1758" w:author="Author" w:date="2026-03-30T07:53:00Z" w16du:dateUtc="2026-03-30T05:53:00Z">
        <w:r>
          <w:delText xml:space="preserve"> (low but non-zero payoffs yield zero career benefits).</w:delText>
        </w:r>
      </w:del>
      <w:ins w:id="1759" w:author="Author" w:date="2026-03-30T07:53:00Z" w16du:dateUtc="2026-03-30T05:53:00Z">
        <w:r>
          <w:t>.</w:t>
        </w:r>
      </w:ins>
    </w:p>
  </w:footnote>
  <w:footnote w:id="13">
    <w:p w14:paraId="710DF48F" w14:textId="77777777" w:rsidR="00167C5D" w:rsidRDefault="00000000">
      <w:pPr>
        <w:pStyle w:val="FootnoteText"/>
      </w:pPr>
      <w:r>
        <w:rPr>
          <w:rStyle w:val="FootnoteReference"/>
        </w:rPr>
        <w:footnoteRef/>
      </w:r>
      <w:r>
        <w:t xml:space="preserve"> </w:t>
      </w:r>
      <w:del w:id="1891" w:author="Author" w:date="2026-03-30T07:53:00Z" w16du:dateUtc="2026-03-30T05:53:00Z">
        <w:r>
          <w:delText>We used the search function</w:delText>
        </w:r>
      </w:del>
      <w:ins w:id="1892" w:author="Author" w:date="2026-03-30T07:53:00Z" w16du:dateUtc="2026-03-30T05:53:00Z">
        <w:r>
          <w:t>Based</w:t>
        </w:r>
      </w:ins>
      <w:r>
        <w:t xml:space="preserve"> on </w:t>
      </w:r>
      <w:del w:id="1893" w:author="Author" w:date="2026-03-30T07:53:00Z" w16du:dateUtc="2026-03-30T05:53:00Z">
        <w:r>
          <w:rPr>
            <w:i/>
            <w:iCs/>
          </w:rPr>
          <w:delText>Nature</w:delText>
        </w:r>
        <w:r>
          <w:delText xml:space="preserve">’s website to </w:delText>
        </w:r>
      </w:del>
      <w:ins w:id="1894" w:author="Author" w:date="2026-03-30T07:53:00Z" w16du:dateUtc="2026-03-30T05:53:00Z">
        <w:r>
          <w:t xml:space="preserve">a </w:t>
        </w:r>
      </w:ins>
      <w:r>
        <w:t xml:space="preserve">search for </w:t>
      </w:r>
      <w:del w:id="1895" w:author="Author" w:date="2026-03-30T07:53:00Z" w16du:dateUtc="2026-03-30T05:53:00Z">
        <w:r>
          <w:delText xml:space="preserve">the string </w:delText>
        </w:r>
      </w:del>
      <w:r>
        <w:t xml:space="preserve">‘Registered Report’ </w:t>
      </w:r>
      <w:del w:id="1896" w:author="Author" w:date="2026-03-30T07:53:00Z" w16du:dateUtc="2026-03-30T05:53:00Z">
        <w:r>
          <w:delText xml:space="preserve">(entered without quotes) </w:delText>
        </w:r>
      </w:del>
      <w:r>
        <w:t xml:space="preserve">in research articles </w:t>
      </w:r>
      <w:del w:id="1897" w:author="Author" w:date="2026-03-30T07:53:00Z" w16du:dateUtc="2026-03-30T05:53:00Z">
        <w:r>
          <w:delText xml:space="preserve">published </w:delText>
        </w:r>
      </w:del>
      <w:ins w:id="1898" w:author="Author" w:date="2026-03-30T07:53:00Z" w16du:dateUtc="2026-03-30T05:53:00Z">
        <w:r>
          <w:t xml:space="preserve">on </w:t>
        </w:r>
        <w:r>
          <w:rPr>
            <w:i/>
            <w:iCs/>
          </w:rPr>
          <w:t>Nature</w:t>
        </w:r>
        <w:r>
          <w:t xml:space="preserve">’s website </w:t>
        </w:r>
      </w:ins>
      <w:r>
        <w:t xml:space="preserve">since </w:t>
      </w:r>
      <w:del w:id="1899" w:author="Author" w:date="2026-03-30T07:53:00Z" w16du:dateUtc="2026-03-30T05:53:00Z">
        <w:r>
          <w:delText>22</w:delText>
        </w:r>
        <w:r>
          <w:rPr>
            <w:vertAlign w:val="superscript"/>
          </w:rPr>
          <w:delText>nd</w:delText>
        </w:r>
        <w:r>
          <w:delText xml:space="preserve"> </w:delText>
        </w:r>
      </w:del>
      <w:r>
        <w:t>February 2023</w:t>
      </w:r>
      <w:del w:id="1900" w:author="Author" w:date="2026-03-30T07:53:00Z" w16du:dateUtc="2026-03-30T05:53:00Z">
        <w:r>
          <w:delText xml:space="preserve"> and then searched the full texts of the 72 search hits for the string ‘registered’. None of the articles was unambiguously marked as a Registered Report. Only</w:delText>
        </w:r>
      </w:del>
      <w:ins w:id="1901" w:author="Author" w:date="2026-03-30T07:53:00Z" w16du:dateUtc="2026-03-30T05:53:00Z">
        <w:r>
          <w:t>, only</w:t>
        </w:r>
      </w:ins>
      <w:r>
        <w:t xml:space="preserve"> one article (Aslett et al., 2024) </w:t>
      </w:r>
      <w:del w:id="1902" w:author="Author" w:date="2026-03-30T07:53:00Z" w16du:dateUtc="2026-03-30T05:53:00Z">
        <w:r>
          <w:delText>contained the term ‘registered report’ and was phrased in a way that may be</w:delText>
        </w:r>
      </w:del>
      <w:ins w:id="1903" w:author="Author" w:date="2026-03-30T07:53:00Z" w16du:dateUtc="2026-03-30T05:53:00Z">
        <w:r>
          <w:t>was potentially</w:t>
        </w:r>
      </w:ins>
      <w:r>
        <w:t xml:space="preserve"> consistent with the </w:t>
      </w:r>
      <w:del w:id="1904" w:author="Author" w:date="2026-03-30T07:53:00Z" w16du:dateUtc="2026-03-30T05:53:00Z">
        <w:r>
          <w:delText xml:space="preserve">Registered Reports </w:delText>
        </w:r>
      </w:del>
      <w:r>
        <w:t>format.</w:t>
      </w:r>
    </w:p>
  </w:footnote>
  <w:footnote w:id="14">
    <w:p w14:paraId="5F42C411" w14:textId="77777777" w:rsidR="00251F6B" w:rsidRDefault="00000000">
      <w:pPr>
        <w:pStyle w:val="FootnoteText"/>
      </w:pPr>
      <w:del w:id="1974" w:author="Author" w:date="2026-03-30T07:53:00Z" w16du:dateUtc="2026-03-30T05:53:00Z">
        <w:r>
          <w:rPr>
            <w:rStyle w:val="FootnoteReference"/>
          </w:rPr>
          <w:footnoteRef/>
        </w:r>
        <w:r>
          <w:delText xml:space="preserve"> In principle, authors are free to withdraw a Registered Report before publication and submit their manuscript elsewhere, but this strategy would incur additional costs and risks (a new review process with unknown outcome) and may be perceived as violating a social norm.</w:delText>
        </w:r>
      </w:del>
    </w:p>
  </w:footnote>
  <w:footnote w:id="15">
    <w:p w14:paraId="1F689D3D" w14:textId="77777777" w:rsidR="00251F6B" w:rsidRDefault="00000000">
      <w:pPr>
        <w:pStyle w:val="FootnoteText"/>
      </w:pPr>
      <w:del w:id="2084" w:author="Author" w:date="2026-03-30T07:53:00Z" w16du:dateUtc="2026-03-30T05:53:00Z">
        <w:r>
          <w:rPr>
            <w:rStyle w:val="FootnoteReference"/>
          </w:rPr>
          <w:footnoteRef/>
        </w:r>
        <w:r>
          <w:delText xml:space="preserve"> This includes traits that increase the chances of winning, traits that increase the payoff when winning, or traits that buffer the impact of losses.</w:delText>
        </w:r>
      </w:del>
    </w:p>
  </w:footnote>
  <w:footnote w:id="16">
    <w:p w14:paraId="0B64F791" w14:textId="77777777" w:rsidR="00251F6B" w:rsidRDefault="00000000">
      <w:pPr>
        <w:pStyle w:val="FootnoteText"/>
      </w:pPr>
      <w:del w:id="2197" w:author="Author" w:date="2026-03-30T07:53:00Z" w16du:dateUtc="2026-03-30T05:53:00Z">
        <w:r>
          <w:rPr>
            <w:rStyle w:val="FootnoteReference"/>
          </w:rPr>
          <w:footnoteRef/>
        </w:r>
        <w:r>
          <w:delText xml:space="preserve"> We estimate 600,000 journal publications per year in psychology and assume that less than 600 of them are Registered Reports (a generous estimate based on the 591 Registered Reports that had been published across disciplines by 2021, Chambers &amp; Tzavella, 2022). The estimate of total publications per year was obtained via </w:delText>
        </w:r>
        <w:r>
          <w:fldChar w:fldCharType="begin"/>
        </w:r>
        <w:r>
          <w:delInstrText>HYPERLINK "https://lens.org" \h</w:delInstrText>
        </w:r>
        <w:r>
          <w:fldChar w:fldCharType="separate"/>
        </w:r>
        <w:r>
          <w:rPr>
            <w:rStyle w:val="Hyperlink"/>
          </w:rPr>
          <w:delText>https://lens.org</w:delText>
        </w:r>
        <w:r>
          <w:fldChar w:fldCharType="end"/>
        </w:r>
        <w:r>
          <w:delText xml:space="preserve"> by applying the filters </w:delText>
        </w:r>
        <w:r>
          <w:rPr>
            <w:rStyle w:val="VerbatimChar"/>
          </w:rPr>
          <w:delText>Year Published = 2020--2023</w:delText>
        </w:r>
        <w:r>
          <w:delText xml:space="preserve">, </w:delText>
        </w:r>
        <w:r>
          <w:rPr>
            <w:rStyle w:val="VerbatimChar"/>
          </w:rPr>
          <w:delText>Publication Type = journal article</w:delText>
        </w:r>
        <w:r>
          <w:delText xml:space="preserve">, and </w:delText>
        </w:r>
        <w:r>
          <w:rPr>
            <w:rStyle w:val="VerbatimChar"/>
          </w:rPr>
          <w:delText>Field of Study = Psychology</w:delText>
        </w:r>
        <w:r>
          <w:delText>, and dividing the 2,448,670 resulting hits by 4.</w:delText>
        </w:r>
      </w:del>
    </w:p>
  </w:footnote>
  <w:footnote w:id="17">
    <w:p w14:paraId="3F6C0484" w14:textId="77777777" w:rsidR="00167C5D" w:rsidRDefault="00000000">
      <w:pPr>
        <w:pStyle w:val="FootnoteText"/>
      </w:pPr>
      <w:ins w:id="2199" w:author="Author" w:date="2026-03-30T07:53:00Z" w16du:dateUtc="2026-03-30T05:53:00Z">
        <w:r>
          <w:rPr>
            <w:rStyle w:val="FootnoteReference"/>
          </w:rPr>
          <w:footnoteRef/>
        </w:r>
        <w:r>
          <w:t xml:space="preserve"> We estimate 600,000 journal publications per year in psychology and assume that fewer than 600 are Registered Reports (Chambers &amp; Tzavella, 2022). Total publications estimated via </w:t>
        </w:r>
        <w:r>
          <w:fldChar w:fldCharType="begin"/>
        </w:r>
        <w:r>
          <w:instrText>HYPERLINK "https://lens.org" \h</w:instrText>
        </w:r>
        <w:r>
          <w:fldChar w:fldCharType="separate"/>
        </w:r>
        <w:r>
          <w:rPr>
            <w:rStyle w:val="Hyperlink"/>
          </w:rPr>
          <w:t>https://lens.org</w:t>
        </w:r>
        <w:r>
          <w:fldChar w:fldCharType="end"/>
        </w:r>
        <w:r>
          <w:t xml:space="preserve"> with filters </w:t>
        </w:r>
        <w:r>
          <w:rPr>
            <w:rStyle w:val="VerbatimChar"/>
          </w:rPr>
          <w:t>Year Published = 2020--2023</w:t>
        </w:r>
        <w:r>
          <w:t xml:space="preserve">, </w:t>
        </w:r>
        <w:r>
          <w:rPr>
            <w:rStyle w:val="VerbatimChar"/>
          </w:rPr>
          <w:t>Publication Type = journal article</w:t>
        </w:r>
        <w:r>
          <w:t xml:space="preserve">, </w:t>
        </w:r>
        <w:r>
          <w:rPr>
            <w:rStyle w:val="VerbatimChar"/>
          </w:rPr>
          <w:t>Field of Study = Psychology</w:t>
        </w:r>
        <w: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257B2398"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13DFD" w14:textId="77777777" w:rsidR="00000000"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7EED1B4"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EFB2F8" w14:textId="77777777" w:rsidR="00000000" w:rsidRPr="00A05772" w:rsidRDefault="00693388" w:rsidP="00693388">
    <w:pPr>
      <w:pStyle w:val="Header"/>
      <w:ind w:right="360"/>
    </w:pPr>
    <w:r>
      <w:t>RISK-SENSITIVE PUBLICATION STRATEGIES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4E53D38D" w14:textId="77777777" w:rsidR="00000000"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E7A0DE" w14:textId="77777777" w:rsidR="00000000" w:rsidRPr="00A05772" w:rsidRDefault="00E753DB" w:rsidP="00084144">
    <w:pPr>
      <w:pStyle w:val="Header"/>
      <w:ind w:right="360"/>
    </w:pPr>
    <w:r>
      <w:t xml:space="preserve">Running head: </w:t>
    </w:r>
    <w:r w:rsidR="00CF1051">
      <w:t>RISK-SENSITIVE PUBLICATION STRATEGIES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D40A1F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66680691">
    <w:abstractNumId w:val="14"/>
  </w:num>
  <w:num w:numId="2" w16cid:durableId="638346106">
    <w:abstractNumId w:val="14"/>
  </w:num>
  <w:num w:numId="3" w16cid:durableId="568150443">
    <w:abstractNumId w:val="15"/>
  </w:num>
  <w:num w:numId="4" w16cid:durableId="42027723">
    <w:abstractNumId w:val="1"/>
  </w:num>
  <w:num w:numId="5" w16cid:durableId="831487458">
    <w:abstractNumId w:val="2"/>
  </w:num>
  <w:num w:numId="6" w16cid:durableId="223177913">
    <w:abstractNumId w:val="3"/>
  </w:num>
  <w:num w:numId="7" w16cid:durableId="915748749">
    <w:abstractNumId w:val="4"/>
  </w:num>
  <w:num w:numId="8" w16cid:durableId="462385871">
    <w:abstractNumId w:val="9"/>
  </w:num>
  <w:num w:numId="9" w16cid:durableId="592469335">
    <w:abstractNumId w:val="5"/>
  </w:num>
  <w:num w:numId="10" w16cid:durableId="319163113">
    <w:abstractNumId w:val="6"/>
  </w:num>
  <w:num w:numId="11" w16cid:durableId="854270957">
    <w:abstractNumId w:val="7"/>
  </w:num>
  <w:num w:numId="12" w16cid:durableId="1267348221">
    <w:abstractNumId w:val="8"/>
  </w:num>
  <w:num w:numId="13" w16cid:durableId="559901152">
    <w:abstractNumId w:val="10"/>
  </w:num>
  <w:num w:numId="14" w16cid:durableId="1552694462">
    <w:abstractNumId w:val="15"/>
  </w:num>
  <w:num w:numId="15" w16cid:durableId="1857571225">
    <w:abstractNumId w:val="0"/>
  </w:num>
  <w:num w:numId="16" w16cid:durableId="1955280674">
    <w:abstractNumId w:val="0"/>
  </w:num>
  <w:num w:numId="17" w16cid:durableId="1628316963">
    <w:abstractNumId w:val="11"/>
  </w:num>
  <w:num w:numId="18" w16cid:durableId="749349279">
    <w:abstractNumId w:val="12"/>
  </w:num>
  <w:num w:numId="19" w16cid:durableId="1661352447">
    <w:abstractNumId w:val="11"/>
  </w:num>
  <w:num w:numId="20" w16cid:durableId="1403210249">
    <w:abstractNumId w:val="12"/>
  </w:num>
  <w:num w:numId="21" w16cid:durableId="792090058">
    <w:abstractNumId w:val="11"/>
  </w:num>
  <w:num w:numId="22" w16cid:durableId="1624187814">
    <w:abstractNumId w:val="12"/>
  </w:num>
  <w:num w:numId="23" w16cid:durableId="20330026">
    <w:abstractNumId w:val="11"/>
  </w:num>
  <w:num w:numId="24" w16cid:durableId="11533752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84144"/>
    <w:rsid w:val="00117BBC"/>
    <w:rsid w:val="00167C5D"/>
    <w:rsid w:val="00251F6B"/>
    <w:rsid w:val="00313569"/>
    <w:rsid w:val="003449CE"/>
    <w:rsid w:val="00352BA1"/>
    <w:rsid w:val="003756FC"/>
    <w:rsid w:val="003A20F8"/>
    <w:rsid w:val="003D44B0"/>
    <w:rsid w:val="00435F1A"/>
    <w:rsid w:val="00472128"/>
    <w:rsid w:val="00506818"/>
    <w:rsid w:val="005307FE"/>
    <w:rsid w:val="005A55BB"/>
    <w:rsid w:val="006373B0"/>
    <w:rsid w:val="00693388"/>
    <w:rsid w:val="006E6812"/>
    <w:rsid w:val="00871062"/>
    <w:rsid w:val="009E05DE"/>
    <w:rsid w:val="00BF4B6B"/>
    <w:rsid w:val="00CF1051"/>
    <w:rsid w:val="00E634E8"/>
    <w:rsid w:val="00E753DB"/>
    <w:rsid w:val="00EB1F7E"/>
    <w:rsid w:val="00FD2716"/>
    <w:rsid w:val="00FD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7359"/>
  <w15:docId w15:val="{A5105E80-8A6C-094C-A5BE-B75AAB60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1/311068" TargetMode="External"/><Relationship Id="rId21" Type="http://schemas.openxmlformats.org/officeDocument/2006/relationships/hyperlink" Target="https://doi.org/10.1038/s41586-023-06883-y" TargetMode="External"/><Relationship Id="rId42" Type="http://schemas.openxmlformats.org/officeDocument/2006/relationships/hyperlink" Target="https://doi.org/10.1177/0956797611430953" TargetMode="External"/><Relationship Id="rId47" Type="http://schemas.openxmlformats.org/officeDocument/2006/relationships/hyperlink" Target="https://doi.org/10.1108/13620431111167751" TargetMode="External"/><Relationship Id="rId63" Type="http://schemas.openxmlformats.org/officeDocument/2006/relationships/hyperlink" Target="https://doi.org/10.1086/712874" TargetMode="External"/><Relationship Id="rId68" Type="http://schemas.openxmlformats.org/officeDocument/2006/relationships/hyperlink" Target="https://doi.org/10.1002/asi.22636" TargetMode="External"/><Relationship Id="rId16" Type="http://schemas.openxmlformats.org/officeDocument/2006/relationships/hyperlink" Target="https://github.com/amscheel/rr-model/tree/master/code" TargetMode="External"/><Relationship Id="rId11" Type="http://schemas.openxmlformats.org/officeDocument/2006/relationships/image" Target="media/image4.png"/><Relationship Id="rId32" Type="http://schemas.openxmlformats.org/officeDocument/2006/relationships/hyperlink" Target="https://doi.org/10.31234/osf.io/5hkjz" TargetMode="External"/><Relationship Id="rId37" Type="http://schemas.openxmlformats.org/officeDocument/2006/relationships/hyperlink" Target="https://doi.org/10.1073/pnas.2111615118" TargetMode="External"/><Relationship Id="rId53" Type="http://schemas.openxmlformats.org/officeDocument/2006/relationships/hyperlink" Target="https://doi.org/10.1038/d41586-023-00506-2" TargetMode="External"/><Relationship Id="rId58" Type="http://schemas.openxmlformats.org/officeDocument/2006/relationships/hyperlink" Target="https://doi.org/10.17605/OSF.IO/7JBNT" TargetMode="External"/><Relationship Id="rId74" Type="http://schemas.openxmlformats.org/officeDocument/2006/relationships/hyperlink" Target="https://CRAN.R-project.org/package=stringr" TargetMode="External"/><Relationship Id="rId79"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hyperlink" Target="https://doi.org/10.1093/ije/dyr095" TargetMode="External"/><Relationship Id="rId19" Type="http://schemas.openxmlformats.org/officeDocument/2006/relationships/hyperlink" Target="https://doi.org/10.1371/journal.pbio.3000246" TargetMode="External"/><Relationship Id="rId14" Type="http://schemas.openxmlformats.org/officeDocument/2006/relationships/image" Target="media/image7.png"/><Relationship Id="rId22" Type="http://schemas.openxmlformats.org/officeDocument/2006/relationships/hyperlink" Target="https://doi.org/10.1037/0022-0167.29.2.189" TargetMode="External"/><Relationship Id="rId27" Type="http://schemas.openxmlformats.org/officeDocument/2006/relationships/hyperlink" Target="https://doi.org/10.1016/S0140-6736(09)60329-9" TargetMode="External"/><Relationship Id="rId30" Type="http://schemas.openxmlformats.org/officeDocument/2006/relationships/hyperlink" Target="https://doi.org/10.1038/s41562-021-01193-7" TargetMode="External"/><Relationship Id="rId35" Type="http://schemas.openxmlformats.org/officeDocument/2006/relationships/hyperlink" Target="https://doi.org/10.1371/journal.pone.0200303" TargetMode="External"/><Relationship Id="rId43" Type="http://schemas.openxmlformats.org/officeDocument/2006/relationships/hyperlink" Target="https://doi.org/10.1093/icb/36.4.402" TargetMode="External"/><Relationship Id="rId48" Type="http://schemas.openxmlformats.org/officeDocument/2006/relationships/hyperlink" Target="https://doi.org/10.1177/1088868314530517" TargetMode="External"/><Relationship Id="rId56" Type="http://schemas.openxmlformats.org/officeDocument/2006/relationships/hyperlink" Target="https://doi.org/10.1177/25152459211007467" TargetMode="External"/><Relationship Id="rId64" Type="http://schemas.openxmlformats.org/officeDocument/2006/relationships/hyperlink" Target="https://doi.org/10.1038/s41562-021-01142-4" TargetMode="External"/><Relationship Id="rId69" Type="http://schemas.openxmlformats.org/officeDocument/2006/relationships/hyperlink" Target="https://doi.org/10.3152/095820209X475360" TargetMode="External"/><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doi.org/10.1007/s11024-014-9257-y" TargetMode="External"/><Relationship Id="rId72" Type="http://schemas.openxmlformats.org/officeDocument/2006/relationships/hyperlink" Target="https://doi.org/10.1177/1745691612463078"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github.com/amscheel/rr-model/blob/master/appendix/rr-risk-sensitivity_appendix.pdf" TargetMode="External"/><Relationship Id="rId25" Type="http://schemas.openxmlformats.org/officeDocument/2006/relationships/hyperlink" Target="https://cran.r-project.org/package=tinylabels" TargetMode="External"/><Relationship Id="rId33" Type="http://schemas.openxmlformats.org/officeDocument/2006/relationships/hyperlink" Target="https://doi.org/10.1177/1745691612459059" TargetMode="External"/><Relationship Id="rId38" Type="http://schemas.openxmlformats.org/officeDocument/2006/relationships/hyperlink" Target="https://doi.org/10.1098/rspb.2019.2070" TargetMode="External"/><Relationship Id="rId46" Type="http://schemas.openxmlformats.org/officeDocument/2006/relationships/hyperlink" Target="https://doi.org/10.1007/BF01173636" TargetMode="External"/><Relationship Id="rId59" Type="http://schemas.openxmlformats.org/officeDocument/2006/relationships/hyperlink" Target="https://doi.org/10.1177/0956797611417632" TargetMode="External"/><Relationship Id="rId67" Type="http://schemas.openxmlformats.org/officeDocument/2006/relationships/hyperlink" Target="https://doi.org/10.1162/qss_a_00128" TargetMode="External"/><Relationship Id="rId20" Type="http://schemas.openxmlformats.org/officeDocument/2006/relationships/hyperlink" Target="https://doi.org/10.7150/ijms.92167" TargetMode="External"/><Relationship Id="rId41" Type="http://schemas.openxmlformats.org/officeDocument/2006/relationships/hyperlink" Target="https://doi.org/10.1006/anbe.2003.2278" TargetMode="External"/><Relationship Id="rId54" Type="http://schemas.openxmlformats.org/officeDocument/2006/relationships/hyperlink" Target="https://doi.org/10.1002/jeab.589" TargetMode="External"/><Relationship Id="rId62" Type="http://schemas.openxmlformats.org/officeDocument/2006/relationships/hyperlink" Target="https://doi.org/10.1098/rsos.160384" TargetMode="External"/><Relationship Id="rId70" Type="http://schemas.openxmlformats.org/officeDocument/2006/relationships/hyperlink" Target="https://doi.org/10.1016/j.cub.2014.04.039" TargetMode="External"/><Relationship Id="rId75" Type="http://schemas.openxmlformats.org/officeDocument/2006/relationships/hyperlink" Target="https://doi.org/10.1007/BF0244604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amscheel/rr-model/tree/master/data" TargetMode="External"/><Relationship Id="rId23" Type="http://schemas.openxmlformats.org/officeDocument/2006/relationships/hyperlink" Target="https://doi.org/10.1098/rspb.2018.0180" TargetMode="External"/><Relationship Id="rId28" Type="http://schemas.openxmlformats.org/officeDocument/2006/relationships/hyperlink" Target="https://doi.org/10.1016/j.cortex.2012.12.016" TargetMode="External"/><Relationship Id="rId36" Type="http://schemas.openxmlformats.org/officeDocument/2006/relationships/hyperlink" Target="https://doi.org/10.12688/f1000research.110664.2" TargetMode="External"/><Relationship Id="rId49" Type="http://schemas.openxmlformats.org/officeDocument/2006/relationships/hyperlink" Target="https://doi.org/10.1371/journal.pbio.2004089" TargetMode="External"/><Relationship Id="rId57" Type="http://schemas.openxmlformats.org/officeDocument/2006/relationships/hyperlink" Target="https://doi.org/10.12688/f1000research.16493.1" TargetMode="External"/><Relationship Id="rId10" Type="http://schemas.openxmlformats.org/officeDocument/2006/relationships/image" Target="media/image3.png"/><Relationship Id="rId31" Type="http://schemas.openxmlformats.org/officeDocument/2006/relationships/hyperlink" Target="https://doi.org/10.1038/472276a" TargetMode="External"/><Relationship Id="rId44" Type="http://schemas.openxmlformats.org/officeDocument/2006/relationships/hyperlink" Target="https://doi.org/10.1016/s1364-6613(97)01093-0" TargetMode="External"/><Relationship Id="rId52" Type="http://schemas.openxmlformats.org/officeDocument/2006/relationships/hyperlink" Target="https://doi.org/10.1093/reseval/rvx023" TargetMode="External"/><Relationship Id="rId60" Type="http://schemas.openxmlformats.org/officeDocument/2006/relationships/hyperlink" Target="https://doi.org/10.1007/s11192-024-04968-7" TargetMode="External"/><Relationship Id="rId65" Type="http://schemas.openxmlformats.org/officeDocument/2006/relationships/hyperlink" Target="https://doi.org/10.1371/journal.pone.0073381" TargetMode="External"/><Relationship Id="rId73" Type="http://schemas.openxmlformats.org/officeDocument/2006/relationships/hyperlink" Target="https://doi.org/10.1037/0022-3514.67.2.233" TargetMode="External"/><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amscheel/rr-model" TargetMode="External"/><Relationship Id="rId39" Type="http://schemas.openxmlformats.org/officeDocument/2006/relationships/hyperlink" Target="https://doi.org/10.31234/osf.io/t2zs9" TargetMode="External"/><Relationship Id="rId34" Type="http://schemas.openxmlformats.org/officeDocument/2006/relationships/hyperlink" Target="https://doi.org/10.1126/science.1255484" TargetMode="External"/><Relationship Id="rId50" Type="http://schemas.openxmlformats.org/officeDocument/2006/relationships/hyperlink" Target="https://doi.org/10.1093/embo-reports/kvd119" TargetMode="External"/><Relationship Id="rId55" Type="http://schemas.openxmlformats.org/officeDocument/2006/relationships/hyperlink" Target="https://doi.org/10.1037/0033-2909.86.3.638" TargetMode="External"/><Relationship Id="rId76" Type="http://schemas.openxmlformats.org/officeDocument/2006/relationships/header" Target="header1.xml"/><Relationship Id="rId7" Type="http://schemas.openxmlformats.org/officeDocument/2006/relationships/hyperlink" Target="cos.io/rr" TargetMode="External"/><Relationship Id="rId71" Type="http://schemas.openxmlformats.org/officeDocument/2006/relationships/hyperlink" Target="https://doi.org/10.1093/jnci/djh075" TargetMode="External"/><Relationship Id="rId2" Type="http://schemas.openxmlformats.org/officeDocument/2006/relationships/styles" Target="styles.xml"/><Relationship Id="rId29" Type="http://schemas.openxmlformats.org/officeDocument/2006/relationships/hyperlink" Target="https://doi.org/10.1016/j.cortex.2015.03.022" TargetMode="External"/><Relationship Id="rId24" Type="http://schemas.openxmlformats.org/officeDocument/2006/relationships/hyperlink" Target="https://CRAN.R-project.org/package=data.table" TargetMode="External"/><Relationship Id="rId40" Type="http://schemas.openxmlformats.org/officeDocument/2006/relationships/hyperlink" Target="https://doi.org/10.1371/journal.pbio.2000995" TargetMode="External"/><Relationship Id="rId45" Type="http://schemas.openxmlformats.org/officeDocument/2006/relationships/hyperlink" Target="https://doi.org/10.1080/13504850701221998" TargetMode="External"/><Relationship Id="rId66" Type="http://schemas.openxmlformats.org/officeDocument/2006/relationships/hyperlink" Target="https://doi.org/10.1038/s41562-020-010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75</Pages>
  <Words>17373</Words>
  <Characters>103372</Characters>
  <Application>Microsoft Office Word</Application>
  <DocSecurity>0</DocSecurity>
  <Lines>1542</Lines>
  <Paragraphs>511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120234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Incentives for Registered Reports from a risk-sensitivity perspective</dc:title>
  <dc:creator/>
  <cp:keywords/>
  <cp:lastModifiedBy>Scheel, Anne</cp:lastModifiedBy>
  <cp:revision>1</cp:revision>
  <dcterms:created xsi:type="dcterms:W3CDTF">2026-03-30T05:12:00Z</dcterms:created>
  <dcterms:modified xsi:type="dcterms:W3CDTF">2026-03-30T09:11:00Z</dcterms:modified>
  <dc:language>en-UK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_note">
    <vt:lpwstr/>
  </property>
  <property fmtid="{D5CDD505-2E9C-101B-9397-08002B2CF9AE}" pid="4" name="bibliography">
    <vt:lpwstr/>
  </property>
  <property fmtid="{D5CDD505-2E9C-101B-9397-08002B2CF9AE}" pid="5" name="class">
    <vt:lpwstr>man</vt:lpwstr>
  </property>
  <property fmtid="{D5CDD505-2E9C-101B-9397-08002B2CF9AE}" pid="6" name="csl">
    <vt:lpwstr>/Library/Frameworks/R.framework/Versions/4.5-x86_64/Resources/library/papaja/rmd/apa6.csl</vt:lpwstr>
  </property>
  <property fmtid="{D5CDD505-2E9C-101B-9397-08002B2CF9AE}" pid="7" name="documentclass">
    <vt:lpwstr>apa6</vt:lpwstr>
  </property>
  <property fmtid="{D5CDD505-2E9C-101B-9397-08002B2CF9AE}" pid="8" name="figsintext">
    <vt:lpwstr>True</vt:lpwstr>
  </property>
  <property fmtid="{D5CDD505-2E9C-101B-9397-08002B2CF9AE}" pid="9" name="figurelis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o">
    <vt:lpwstr>True</vt:lpwstr>
  </property>
  <property fmtid="{D5CDD505-2E9C-101B-9397-08002B2CF9AE}" pid="13" name="mask">
    <vt:lpwstr>False</vt:lpwstr>
  </property>
  <property fmtid="{D5CDD505-2E9C-101B-9397-08002B2CF9AE}" pid="14" name="note">
    <vt:lpwstr/>
  </property>
  <property fmtid="{D5CDD505-2E9C-101B-9397-08002B2CF9AE}" pid="15" name="numbersections">
    <vt:lpwstr>False</vt:lpwstr>
  </property>
  <property fmtid="{D5CDD505-2E9C-101B-9397-08002B2CF9AE}" pid="16" name="output">
    <vt:lpwstr>papaja::apa6_docx</vt:lpwstr>
  </property>
  <property fmtid="{D5CDD505-2E9C-101B-9397-08002B2CF9AE}" pid="17" name="papersize">
    <vt:lpwstr>a4</vt:lpwstr>
  </property>
  <property fmtid="{D5CDD505-2E9C-101B-9397-08002B2CF9AE}" pid="18" name="replace_ampersands">
    <vt:lpwstr>False</vt:lpwstr>
  </property>
  <property fmtid="{D5CDD505-2E9C-101B-9397-08002B2CF9AE}" pid="19" name="shorttitle">
    <vt:lpwstr>Risk-sensitive publication strategies</vt:lpwstr>
  </property>
  <property fmtid="{D5CDD505-2E9C-101B-9397-08002B2CF9AE}" pid="20" name="tablelist">
    <vt:lpwstr>False</vt:lpwstr>
  </property>
</Properties>
</file>